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1323" w14:textId="77777777" w:rsidR="00BD0083" w:rsidRPr="00572A34" w:rsidRDefault="00BD0083" w:rsidP="00572A34"/>
    <w:p w14:paraId="0314E99B" w14:textId="77777777" w:rsidR="00BD0083" w:rsidRDefault="00BD0083" w:rsidP="00220D03"/>
    <w:p w14:paraId="54528226" w14:textId="77777777" w:rsidR="00F02344" w:rsidRDefault="00F02344" w:rsidP="00220D03"/>
    <w:p w14:paraId="0D670CF6" w14:textId="6AE252C2" w:rsidR="00BD0083" w:rsidRDefault="00586507" w:rsidP="00A907D6">
      <w:pPr>
        <w:pStyle w:val="Title"/>
        <w:ind w:right="2608"/>
        <w:rPr>
          <w:b/>
          <w:noProof/>
          <w:lang w:eastAsia="en-IE"/>
        </w:rPr>
      </w:pPr>
      <w:r>
        <w:rPr>
          <w:b/>
          <w:noProof/>
          <w:lang w:eastAsia="en-IE"/>
        </w:rPr>
        <w:t xml:space="preserve">Microsoft </w:t>
      </w:r>
      <w:del w:id="0" w:author="Reception [2]" w:date="2020-08-18T10:13:00Z">
        <w:r w:rsidR="007754BC" w:rsidDel="002168B6">
          <w:rPr>
            <w:b/>
            <w:noProof/>
            <w:lang w:eastAsia="en-IE"/>
          </w:rPr>
          <w:delText>DUB13</w:delText>
        </w:r>
      </w:del>
      <w:ins w:id="1" w:author="Reception [2]" w:date="2020-08-18T10:13:00Z">
        <w:r w:rsidR="002168B6">
          <w:rPr>
            <w:b/>
            <w:noProof/>
            <w:lang w:eastAsia="en-IE"/>
          </w:rPr>
          <w:t>WAW02</w:t>
        </w:r>
      </w:ins>
    </w:p>
    <w:p w14:paraId="52199676" w14:textId="77777777" w:rsidR="006353EE" w:rsidRPr="006353EE" w:rsidRDefault="006353EE" w:rsidP="006353EE">
      <w:pPr>
        <w:rPr>
          <w:lang w:eastAsia="en-IE"/>
        </w:rPr>
      </w:pPr>
    </w:p>
    <w:p w14:paraId="23EFAEA3" w14:textId="0C0308C8" w:rsidR="006353EE" w:rsidRDefault="006353EE" w:rsidP="00123631">
      <w:pPr>
        <w:pStyle w:val="Title"/>
        <w:ind w:right="3175"/>
      </w:pPr>
      <w:bookmarkStart w:id="2" w:name="_Hlk51597876"/>
      <w:r>
        <w:t>Section 2</w:t>
      </w:r>
      <w:r w:rsidR="0071329E">
        <w:t>6 05 53</w:t>
      </w:r>
    </w:p>
    <w:p w14:paraId="4568FC0E" w14:textId="47FA814E" w:rsidR="007754BC" w:rsidRDefault="0071329E" w:rsidP="00123631">
      <w:pPr>
        <w:pStyle w:val="Title"/>
        <w:ind w:right="3175"/>
      </w:pPr>
      <w:r>
        <w:t>Identification for Electrical Systems</w:t>
      </w:r>
    </w:p>
    <w:bookmarkEnd w:id="2"/>
    <w:p w14:paraId="2B0FF246" w14:textId="77777777" w:rsidR="00123631" w:rsidRDefault="00123631" w:rsidP="00220D03"/>
    <w:p w14:paraId="1DCE34FC" w14:textId="77777777" w:rsidR="00BD0083" w:rsidRDefault="00BD0083" w:rsidP="00220D03"/>
    <w:p w14:paraId="0AD35AF4" w14:textId="77777777" w:rsidR="00BD0083" w:rsidRDefault="00BD0083" w:rsidP="00220D03"/>
    <w:p w14:paraId="6954E6FB" w14:textId="77777777" w:rsidR="00BD0083" w:rsidRDefault="00BD0083" w:rsidP="00220D03"/>
    <w:p w14:paraId="792E08B1" w14:textId="77777777" w:rsidR="00BD0083" w:rsidRDefault="00BD0083" w:rsidP="00220D03"/>
    <w:p w14:paraId="76106283" w14:textId="77777777" w:rsidR="00BD0083" w:rsidRDefault="00BD0083" w:rsidP="00220D03"/>
    <w:p w14:paraId="6DA0314D" w14:textId="77777777" w:rsidR="00BD0083" w:rsidRDefault="00BD0083" w:rsidP="00220D03"/>
    <w:p w14:paraId="35903E99" w14:textId="77777777" w:rsidR="00BD0083" w:rsidRDefault="00BD0083" w:rsidP="00220D03"/>
    <w:p w14:paraId="79BE5583" w14:textId="77777777" w:rsidR="00BD0083" w:rsidRDefault="00BD0083" w:rsidP="00220D03"/>
    <w:p w14:paraId="15E36BF1" w14:textId="77777777" w:rsidR="00BD0083" w:rsidRDefault="00BD0083" w:rsidP="00220D03"/>
    <w:p w14:paraId="50B0BF03" w14:textId="77777777" w:rsidR="006D6AAE" w:rsidRDefault="006D6AAE" w:rsidP="00220D03"/>
    <w:p w14:paraId="279CB45A" w14:textId="77777777" w:rsidR="00F05A5A" w:rsidRDefault="00F05A5A" w:rsidP="00220D03"/>
    <w:p w14:paraId="41BFA781" w14:textId="7C6327D8" w:rsidR="00123631" w:rsidRDefault="00123631" w:rsidP="00123631">
      <w:pPr>
        <w:pStyle w:val="Subtitle"/>
      </w:pPr>
    </w:p>
    <w:p w14:paraId="02FC7944" w14:textId="2AC4D97B" w:rsidR="00324A01" w:rsidRDefault="00324A01" w:rsidP="00324A01"/>
    <w:p w14:paraId="7089CC4A" w14:textId="4E39BC36" w:rsidR="007754BC" w:rsidRDefault="0071329E" w:rsidP="00F05A5A">
      <w:pPr>
        <w:pStyle w:val="Subtitle"/>
        <w:rPr>
          <w:b/>
        </w:rPr>
      </w:pPr>
      <w:r>
        <w:rPr>
          <w:b/>
        </w:rPr>
        <w:t>Identification for Electrical Systems</w:t>
      </w:r>
      <w:r w:rsidR="00E87E73">
        <w:rPr>
          <w:b/>
        </w:rPr>
        <w:t xml:space="preserve"> </w:t>
      </w:r>
    </w:p>
    <w:p w14:paraId="716F1736" w14:textId="6CDDBFA1" w:rsidR="00BD0083" w:rsidRDefault="0089013D" w:rsidP="00F05A5A">
      <w:pPr>
        <w:pStyle w:val="Subtitle"/>
        <w:rPr>
          <w:ins w:id="3" w:author="Reception" w:date="2020-09-17T10:46:00Z"/>
        </w:rPr>
      </w:pPr>
      <w:r>
        <w:t xml:space="preserve">Project Number </w:t>
      </w:r>
      <w:r w:rsidR="007754BC">
        <w:t>20_D0</w:t>
      </w:r>
      <w:ins w:id="4" w:author="Reception [2]" w:date="2020-08-18T10:13:00Z">
        <w:r w:rsidR="002168B6">
          <w:t>65</w:t>
        </w:r>
      </w:ins>
      <w:del w:id="5" w:author="Reception [2]" w:date="2020-08-18T10:13:00Z">
        <w:r w:rsidR="007754BC" w:rsidDel="002168B6">
          <w:delText>27</w:delText>
        </w:r>
      </w:del>
    </w:p>
    <w:p w14:paraId="120D6858" w14:textId="686987D8" w:rsidR="000670E7" w:rsidRPr="000670E7" w:rsidRDefault="00B41B42">
      <w:pPr>
        <w:pStyle w:val="Subtitle"/>
      </w:pPr>
      <w:ins w:id="6" w:author="Nico Brits" w:date="2020-09-21T16:23:00Z">
        <w:r>
          <w:t xml:space="preserve">Document Number </w:t>
        </w:r>
      </w:ins>
      <w:ins w:id="7" w:author="Reception" w:date="2020-09-17T10:46:00Z">
        <w:r w:rsidR="000670E7">
          <w:t>WAW02-E-SP-0</w:t>
        </w:r>
      </w:ins>
      <w:ins w:id="8" w:author="Nico Brits" w:date="2020-09-21T16:23:00Z">
        <w:r>
          <w:t>09</w:t>
        </w:r>
      </w:ins>
      <w:ins w:id="9" w:author="Reception" w:date="2020-09-17T10:46:00Z">
        <w:del w:id="10" w:author="Nico Brits" w:date="2020-09-21T16:23:00Z">
          <w:r w:rsidR="000670E7" w:rsidDel="00B41B42">
            <w:delText>10</w:delText>
          </w:r>
        </w:del>
      </w:ins>
    </w:p>
    <w:p w14:paraId="4DDA54D9" w14:textId="5B98147C" w:rsidR="00123631" w:rsidRDefault="00C90F84" w:rsidP="00F05A5A">
      <w:pPr>
        <w:pStyle w:val="Subtitle"/>
      </w:pPr>
      <w:del w:id="11" w:author="Reception" w:date="2020-09-25T13:38:00Z">
        <w:r w:rsidDel="003022A5">
          <w:delText>Tender</w:delText>
        </w:r>
      </w:del>
      <w:ins w:id="12" w:author="Reception" w:date="2020-09-25T13:38:00Z">
        <w:r w:rsidR="003022A5">
          <w:t>IFC</w:t>
        </w:r>
      </w:ins>
      <w:r>
        <w:t xml:space="preserve"> Issue</w:t>
      </w:r>
      <w:del w:id="13" w:author="Reception" w:date="2020-09-25T13:38:00Z">
        <w:r w:rsidDel="003022A5">
          <w:delText xml:space="preserve"> </w:delText>
        </w:r>
      </w:del>
      <w:ins w:id="14" w:author="Reception [2]" w:date="2020-08-18T10:13:00Z">
        <w:del w:id="15" w:author="Nico Brits" w:date="2020-09-21T16:23:00Z">
          <w:r w:rsidR="002168B6" w:rsidDel="00B41B42">
            <w:delText>5</w:delText>
          </w:r>
        </w:del>
      </w:ins>
      <w:ins w:id="16" w:author="Reception" w:date="2020-07-21T13:04:00Z">
        <w:del w:id="17" w:author="Nico Brits" w:date="2020-09-21T16:23:00Z">
          <w:r w:rsidR="008F22A7" w:rsidDel="00B41B42">
            <w:delText>9</w:delText>
          </w:r>
        </w:del>
      </w:ins>
      <w:del w:id="18" w:author="Nico Brits" w:date="2020-09-21T16:23:00Z">
        <w:r w:rsidR="008B2057" w:rsidDel="00B41B42">
          <w:delText>5</w:delText>
        </w:r>
      </w:del>
      <w:ins w:id="19" w:author="Nico Brits" w:date="2020-09-21T16:23:00Z">
        <w:del w:id="20" w:author="Reception" w:date="2020-09-25T13:38:00Z">
          <w:r w:rsidR="00B41B42" w:rsidDel="003022A5">
            <w:delText>9</w:delText>
          </w:r>
        </w:del>
      </w:ins>
      <w:del w:id="21" w:author="Reception" w:date="2020-09-25T13:38:00Z">
        <w:r w:rsidR="008B2057" w:rsidDel="003022A5">
          <w:delText>0% Review</w:delText>
        </w:r>
      </w:del>
    </w:p>
    <w:p w14:paraId="4BF5E7C4" w14:textId="19C16FFF" w:rsidR="00F05A5A" w:rsidRPr="00F05A5A" w:rsidRDefault="003022A5" w:rsidP="00F05A5A">
      <w:pPr>
        <w:pStyle w:val="Subtitle"/>
      </w:pPr>
      <w:ins w:id="22" w:author="Reception" w:date="2020-09-25T13:38:00Z">
        <w:r>
          <w:t xml:space="preserve">Oct </w:t>
        </w:r>
      </w:ins>
      <w:ins w:id="23" w:author="Reception [2]" w:date="2020-08-18T10:13:00Z">
        <w:del w:id="24" w:author="Reception" w:date="2020-09-25T13:38:00Z">
          <w:r w:rsidR="002168B6" w:rsidDel="003022A5">
            <w:delText>Aug</w:delText>
          </w:r>
        </w:del>
      </w:ins>
      <w:ins w:id="25" w:author="Mark West" w:date="2020-07-17T11:17:00Z">
        <w:del w:id="26" w:author="Reception [2]" w:date="2020-08-18T10:13:00Z">
          <w:r w:rsidR="002956FF" w:rsidDel="002168B6">
            <w:delText>July</w:delText>
          </w:r>
        </w:del>
      </w:ins>
      <w:del w:id="27" w:author="Mark West" w:date="2020-07-17T11:17:00Z">
        <w:r w:rsidR="008B2057" w:rsidDel="002956FF">
          <w:delText>June</w:delText>
        </w:r>
      </w:del>
      <w:ins w:id="28" w:author="Mark West" w:date="2020-07-17T11:17:00Z">
        <w:del w:id="29" w:author="Reception" w:date="2020-09-25T13:38:00Z">
          <w:r w:rsidR="002956FF" w:rsidDel="003022A5">
            <w:delText xml:space="preserve"> </w:delText>
          </w:r>
        </w:del>
      </w:ins>
      <w:del w:id="30" w:author="Mark West" w:date="2020-07-17T11:17:00Z">
        <w:r w:rsidR="00123631" w:rsidDel="002956FF">
          <w:delText xml:space="preserve"> </w:delText>
        </w:r>
      </w:del>
      <w:r w:rsidR="00123631">
        <w:t>20</w:t>
      </w:r>
      <w:r w:rsidR="007754BC">
        <w:t>20</w:t>
      </w:r>
    </w:p>
    <w:p w14:paraId="33C9295D" w14:textId="77777777" w:rsidR="00BD0083" w:rsidRDefault="00BD0083">
      <w:pPr>
        <w:spacing w:after="160" w:line="259" w:lineRule="auto"/>
        <w:jc w:val="left"/>
        <w:rPr>
          <w:rFonts w:eastAsiaTheme="majorEastAsia" w:cstheme="majorBidi"/>
          <w:color w:val="104533"/>
          <w:sz w:val="36"/>
          <w:szCs w:val="32"/>
        </w:rPr>
      </w:pPr>
      <w:r>
        <w:br w:type="page"/>
      </w:r>
    </w:p>
    <w:tbl>
      <w:tblPr>
        <w:tblW w:w="9309" w:type="dxa"/>
        <w:tblLayout w:type="fixed"/>
        <w:tblLook w:val="04A0" w:firstRow="1" w:lastRow="0" w:firstColumn="1" w:lastColumn="0" w:noHBand="0" w:noVBand="1"/>
      </w:tblPr>
      <w:tblGrid>
        <w:gridCol w:w="1526"/>
        <w:gridCol w:w="142"/>
        <w:gridCol w:w="1559"/>
        <w:gridCol w:w="992"/>
        <w:gridCol w:w="709"/>
        <w:gridCol w:w="1702"/>
        <w:gridCol w:w="2679"/>
      </w:tblGrid>
      <w:tr w:rsidR="00F05A5A" w:rsidRPr="00F05A5A" w14:paraId="2F1A56C0" w14:textId="77777777" w:rsidTr="00BF3555">
        <w:tc>
          <w:tcPr>
            <w:tcW w:w="9309" w:type="dxa"/>
            <w:gridSpan w:val="7"/>
          </w:tcPr>
          <w:p w14:paraId="4744A27C" w14:textId="77777777" w:rsidR="00F05A5A" w:rsidRPr="00F05A5A" w:rsidRDefault="00F05A5A" w:rsidP="00F05A5A">
            <w:pPr>
              <w:rPr>
                <w:lang w:val="en-GB"/>
              </w:rPr>
            </w:pPr>
          </w:p>
        </w:tc>
      </w:tr>
      <w:tr w:rsidR="00F05A5A" w:rsidRPr="00F05A5A" w14:paraId="3A86E3E1" w14:textId="77777777" w:rsidTr="00BF3555">
        <w:tc>
          <w:tcPr>
            <w:tcW w:w="9309" w:type="dxa"/>
            <w:gridSpan w:val="7"/>
          </w:tcPr>
          <w:p w14:paraId="207EC637" w14:textId="77777777" w:rsidR="00F05A5A" w:rsidRPr="00F05A5A" w:rsidRDefault="00F05A5A" w:rsidP="00F05A5A">
            <w:pPr>
              <w:rPr>
                <w:lang w:val="en-GB"/>
              </w:rPr>
            </w:pPr>
          </w:p>
        </w:tc>
      </w:tr>
      <w:tr w:rsidR="00F05A5A" w:rsidRPr="00F05A5A" w14:paraId="4838C849" w14:textId="77777777" w:rsidTr="00BF3555">
        <w:tc>
          <w:tcPr>
            <w:tcW w:w="9309" w:type="dxa"/>
            <w:gridSpan w:val="7"/>
          </w:tcPr>
          <w:p w14:paraId="63E0F58B" w14:textId="77777777" w:rsidR="00F05A5A" w:rsidRPr="00F05A5A" w:rsidRDefault="00F05A5A" w:rsidP="00F05A5A">
            <w:pPr>
              <w:rPr>
                <w:lang w:val="en-GB"/>
              </w:rPr>
            </w:pPr>
          </w:p>
        </w:tc>
      </w:tr>
      <w:tr w:rsidR="00F05A5A" w:rsidRPr="00F05A5A" w14:paraId="548A72FD" w14:textId="77777777" w:rsidTr="00BF3555">
        <w:tc>
          <w:tcPr>
            <w:tcW w:w="9309" w:type="dxa"/>
            <w:gridSpan w:val="7"/>
          </w:tcPr>
          <w:p w14:paraId="45687CD9" w14:textId="77777777" w:rsidR="00F05A5A" w:rsidRPr="00F05A5A" w:rsidRDefault="00F05A5A" w:rsidP="00F05A5A">
            <w:pPr>
              <w:rPr>
                <w:lang w:val="en-GB"/>
              </w:rPr>
            </w:pPr>
          </w:p>
        </w:tc>
      </w:tr>
      <w:tr w:rsidR="00F05A5A" w:rsidRPr="00F05A5A" w14:paraId="2A1F33C9" w14:textId="77777777" w:rsidTr="00BF3555">
        <w:tc>
          <w:tcPr>
            <w:tcW w:w="9309" w:type="dxa"/>
            <w:gridSpan w:val="7"/>
          </w:tcPr>
          <w:p w14:paraId="5E6A2BCD" w14:textId="77777777" w:rsidR="00F05A5A" w:rsidRPr="00F05A5A" w:rsidRDefault="00F05A5A" w:rsidP="00F05A5A">
            <w:pPr>
              <w:rPr>
                <w:lang w:val="en-GB"/>
              </w:rPr>
            </w:pPr>
          </w:p>
        </w:tc>
      </w:tr>
      <w:tr w:rsidR="00123631" w:rsidRPr="00F05A5A" w14:paraId="017DFB15" w14:textId="77777777" w:rsidTr="00BF3555">
        <w:tc>
          <w:tcPr>
            <w:tcW w:w="9309" w:type="dxa"/>
            <w:gridSpan w:val="7"/>
          </w:tcPr>
          <w:p w14:paraId="0A127778" w14:textId="078DCDFF" w:rsidR="00123631" w:rsidRPr="00AA602B" w:rsidRDefault="00586507" w:rsidP="00123631">
            <w:pPr>
              <w:pStyle w:val="Title"/>
            </w:pPr>
            <w:r>
              <w:t xml:space="preserve">Microsoft </w:t>
            </w:r>
            <w:del w:id="31" w:author="Reception [2]" w:date="2020-08-18T10:13:00Z">
              <w:r w:rsidR="007754BC" w:rsidDel="002168B6">
                <w:delText>DUB13</w:delText>
              </w:r>
            </w:del>
            <w:ins w:id="32" w:author="Reception [2]" w:date="2020-08-18T10:13:00Z">
              <w:r w:rsidR="002168B6">
                <w:t>WAW02</w:t>
              </w:r>
            </w:ins>
          </w:p>
        </w:tc>
      </w:tr>
      <w:tr w:rsidR="00123631" w:rsidRPr="00F05A5A" w14:paraId="3D5E8430" w14:textId="77777777" w:rsidTr="00BF3555">
        <w:tc>
          <w:tcPr>
            <w:tcW w:w="9309" w:type="dxa"/>
            <w:gridSpan w:val="7"/>
          </w:tcPr>
          <w:p w14:paraId="591608DA" w14:textId="4FF0E7D7" w:rsidR="00123631" w:rsidRDefault="0071329E" w:rsidP="00123631">
            <w:pPr>
              <w:pStyle w:val="Title"/>
            </w:pPr>
            <w:r>
              <w:t>Identification for Electrical Systems</w:t>
            </w:r>
          </w:p>
        </w:tc>
      </w:tr>
      <w:tr w:rsidR="00F05A5A" w:rsidRPr="00F05A5A" w14:paraId="5EE46A5E" w14:textId="77777777" w:rsidTr="00BF3555">
        <w:tc>
          <w:tcPr>
            <w:tcW w:w="9309" w:type="dxa"/>
            <w:gridSpan w:val="7"/>
          </w:tcPr>
          <w:p w14:paraId="6E020771" w14:textId="77777777" w:rsidR="00F05A5A" w:rsidRPr="00F05A5A" w:rsidRDefault="00F05A5A" w:rsidP="00F05A5A">
            <w:pPr>
              <w:rPr>
                <w:lang w:val="en-GB"/>
              </w:rPr>
            </w:pPr>
          </w:p>
        </w:tc>
      </w:tr>
      <w:tr w:rsidR="00F05A5A" w:rsidRPr="00F05A5A" w14:paraId="2EACB5F6" w14:textId="77777777" w:rsidTr="00BF3555">
        <w:tc>
          <w:tcPr>
            <w:tcW w:w="9309" w:type="dxa"/>
            <w:gridSpan w:val="7"/>
          </w:tcPr>
          <w:p w14:paraId="7BD17CC6" w14:textId="77777777" w:rsidR="00F05A5A" w:rsidRPr="00F05A5A" w:rsidRDefault="00F05A5A" w:rsidP="00F05A5A">
            <w:pPr>
              <w:rPr>
                <w:lang w:val="en-GB"/>
              </w:rPr>
            </w:pPr>
          </w:p>
        </w:tc>
      </w:tr>
      <w:tr w:rsidR="00123631" w:rsidRPr="00F05A5A" w14:paraId="0CCBFA7C" w14:textId="77777777" w:rsidTr="00BF3555">
        <w:tc>
          <w:tcPr>
            <w:tcW w:w="9309" w:type="dxa"/>
            <w:gridSpan w:val="7"/>
          </w:tcPr>
          <w:p w14:paraId="32CD65ED" w14:textId="77777777" w:rsidR="00123631" w:rsidRPr="00C90F84" w:rsidRDefault="00123631" w:rsidP="00123631">
            <w:pPr>
              <w:pStyle w:val="Subtitle"/>
              <w:rPr>
                <w:b/>
              </w:rPr>
            </w:pPr>
          </w:p>
        </w:tc>
      </w:tr>
      <w:tr w:rsidR="00123631" w:rsidRPr="00F05A5A" w14:paraId="450C8B29" w14:textId="77777777" w:rsidTr="00BF3555">
        <w:tc>
          <w:tcPr>
            <w:tcW w:w="9309" w:type="dxa"/>
            <w:gridSpan w:val="7"/>
          </w:tcPr>
          <w:p w14:paraId="0855222B" w14:textId="4EE31A67" w:rsidR="00123631" w:rsidRPr="00C90F84" w:rsidRDefault="006F53B8" w:rsidP="00123631">
            <w:pPr>
              <w:pStyle w:val="Subtitle"/>
              <w:rPr>
                <w:highlight w:val="yellow"/>
              </w:rPr>
            </w:pPr>
            <w:r>
              <w:t xml:space="preserve">Project Number </w:t>
            </w:r>
            <w:r w:rsidR="007754BC" w:rsidRPr="007754BC">
              <w:t>20_D0</w:t>
            </w:r>
            <w:ins w:id="33" w:author="Reception [2]" w:date="2020-08-18T10:14:00Z">
              <w:r w:rsidR="002168B6">
                <w:t>65</w:t>
              </w:r>
            </w:ins>
            <w:del w:id="34" w:author="Reception [2]" w:date="2020-08-18T10:14:00Z">
              <w:r w:rsidR="007754BC" w:rsidRPr="007754BC" w:rsidDel="002168B6">
                <w:delText>27</w:delText>
              </w:r>
            </w:del>
          </w:p>
        </w:tc>
      </w:tr>
      <w:tr w:rsidR="00123631" w:rsidRPr="00F05A5A" w14:paraId="716964E6" w14:textId="77777777" w:rsidTr="00BF3555">
        <w:tc>
          <w:tcPr>
            <w:tcW w:w="9309" w:type="dxa"/>
            <w:gridSpan w:val="7"/>
          </w:tcPr>
          <w:p w14:paraId="0D437EF0" w14:textId="0BC81A2F" w:rsidR="00123631" w:rsidRPr="00265A99" w:rsidRDefault="00B41B42" w:rsidP="00123631">
            <w:pPr>
              <w:pStyle w:val="Subtitle"/>
            </w:pPr>
            <w:ins w:id="35" w:author="Nico Brits" w:date="2020-09-21T16:24:00Z">
              <w:r>
                <w:t xml:space="preserve">Document Number </w:t>
              </w:r>
            </w:ins>
            <w:ins w:id="36" w:author="Reception" w:date="2020-09-17T10:47:00Z">
              <w:r w:rsidR="000670E7" w:rsidRPr="000670E7">
                <w:t>WAW02-E-SP-0</w:t>
              </w:r>
            </w:ins>
            <w:ins w:id="37" w:author="Nico Brits" w:date="2020-09-21T16:25:00Z">
              <w:r>
                <w:t>9</w:t>
              </w:r>
            </w:ins>
            <w:ins w:id="38" w:author="Reception" w:date="2020-09-17T10:47:00Z">
              <w:del w:id="39" w:author="Nico Brits" w:date="2020-09-21T16:25:00Z">
                <w:r w:rsidR="000670E7" w:rsidRPr="000670E7" w:rsidDel="00B41B42">
                  <w:delText>10</w:delText>
                </w:r>
              </w:del>
            </w:ins>
          </w:p>
        </w:tc>
      </w:tr>
      <w:tr w:rsidR="00123631" w:rsidRPr="00F05A5A" w14:paraId="79729397" w14:textId="77777777" w:rsidTr="00BF3555">
        <w:tc>
          <w:tcPr>
            <w:tcW w:w="9309" w:type="dxa"/>
            <w:gridSpan w:val="7"/>
          </w:tcPr>
          <w:p w14:paraId="7350AFBB" w14:textId="77777777" w:rsidR="00123631" w:rsidRDefault="00123631" w:rsidP="00123631">
            <w:pPr>
              <w:pStyle w:val="Subtitle"/>
            </w:pPr>
          </w:p>
        </w:tc>
      </w:tr>
      <w:tr w:rsidR="00F05A5A" w:rsidRPr="00F05A5A" w14:paraId="5BA2E464" w14:textId="77777777" w:rsidTr="00BF3555">
        <w:tc>
          <w:tcPr>
            <w:tcW w:w="9309" w:type="dxa"/>
            <w:gridSpan w:val="7"/>
          </w:tcPr>
          <w:p w14:paraId="3B94EF08" w14:textId="77777777" w:rsidR="00F05A5A" w:rsidRPr="00F05A5A" w:rsidRDefault="00F05A5A" w:rsidP="00F05A5A">
            <w:pPr>
              <w:rPr>
                <w:lang w:val="en-GB"/>
              </w:rPr>
            </w:pPr>
          </w:p>
        </w:tc>
      </w:tr>
      <w:tr w:rsidR="00F05A5A" w:rsidRPr="00F05A5A" w14:paraId="6774E20F" w14:textId="77777777" w:rsidTr="003D7E0A">
        <w:tc>
          <w:tcPr>
            <w:tcW w:w="9309" w:type="dxa"/>
            <w:gridSpan w:val="7"/>
            <w:tcBorders>
              <w:bottom w:val="single" w:sz="4" w:space="0" w:color="595959" w:themeColor="text1" w:themeTint="A6"/>
            </w:tcBorders>
          </w:tcPr>
          <w:p w14:paraId="1320AC0B" w14:textId="77777777" w:rsidR="00F05A5A" w:rsidRPr="00F05A5A" w:rsidRDefault="00F05A5A" w:rsidP="00F05A5A">
            <w:pPr>
              <w:rPr>
                <w:lang w:val="en-GB"/>
              </w:rPr>
            </w:pPr>
          </w:p>
        </w:tc>
      </w:tr>
      <w:tr w:rsidR="00F05A5A" w:rsidRPr="00F05A5A" w14:paraId="52A6FB82" w14:textId="77777777" w:rsidTr="003D7E0A">
        <w:trPr>
          <w:trHeight w:val="454"/>
        </w:trPr>
        <w:tc>
          <w:tcPr>
            <w:tcW w:w="9309" w:type="dxa"/>
            <w:gridSpan w:val="7"/>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vAlign w:val="center"/>
          </w:tcPr>
          <w:p w14:paraId="0A113EE8" w14:textId="77777777" w:rsidR="00F05A5A" w:rsidRPr="00F05A5A" w:rsidRDefault="00F05A5A" w:rsidP="00F05A5A">
            <w:pPr>
              <w:spacing w:before="60" w:after="60"/>
              <w:jc w:val="left"/>
              <w:rPr>
                <w:b/>
                <w:sz w:val="16"/>
                <w:lang w:val="en-GB"/>
              </w:rPr>
            </w:pPr>
            <w:r w:rsidRPr="00F05A5A">
              <w:rPr>
                <w:b/>
                <w:sz w:val="16"/>
                <w:lang w:val="en-GB"/>
              </w:rPr>
              <w:t>CURRENT ISSUE</w:t>
            </w:r>
          </w:p>
        </w:tc>
      </w:tr>
      <w:tr w:rsidR="00F05A5A" w:rsidRPr="00F05A5A" w14:paraId="3275EC4E" w14:textId="77777777" w:rsidTr="003D7E0A">
        <w:tc>
          <w:tcPr>
            <w:tcW w:w="1668"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B0B9107" w14:textId="77777777" w:rsidR="00F05A5A" w:rsidRPr="00F05A5A" w:rsidRDefault="00F05A5A" w:rsidP="00F05A5A">
            <w:pPr>
              <w:spacing w:before="60" w:after="60"/>
              <w:jc w:val="left"/>
              <w:rPr>
                <w:sz w:val="16"/>
                <w:lang w:val="en-GB"/>
              </w:rPr>
            </w:pPr>
            <w:r w:rsidRPr="00F05A5A">
              <w:rPr>
                <w:sz w:val="16"/>
                <w:lang w:val="en-GB"/>
              </w:rPr>
              <w:t>Issue No:</w:t>
            </w:r>
          </w:p>
        </w:tc>
        <w:tc>
          <w:tcPr>
            <w:tcW w:w="255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35C79B7A" w14:textId="650F2073" w:rsidR="00F05A5A" w:rsidRPr="00F05A5A" w:rsidRDefault="002168B6" w:rsidP="00F05A5A">
            <w:pPr>
              <w:spacing w:before="60" w:after="60"/>
              <w:jc w:val="left"/>
              <w:rPr>
                <w:sz w:val="16"/>
                <w:lang w:val="en-GB"/>
              </w:rPr>
            </w:pPr>
            <w:ins w:id="40" w:author="Reception [2]" w:date="2020-08-18T10:14:00Z">
              <w:del w:id="41" w:author="Nico Brits" w:date="2020-09-21T16:24:00Z">
                <w:r w:rsidDel="00B41B42">
                  <w:rPr>
                    <w:sz w:val="16"/>
                    <w:lang w:val="en-GB"/>
                  </w:rPr>
                  <w:delText>Rev1</w:delText>
                </w:r>
              </w:del>
            </w:ins>
            <w:del w:id="42" w:author="Nico Brits" w:date="2020-09-21T16:24:00Z">
              <w:r w:rsidR="008B2057" w:rsidDel="00B41B42">
                <w:rPr>
                  <w:sz w:val="16"/>
                  <w:lang w:val="en-GB"/>
                </w:rPr>
                <w:delText>1</w:delText>
              </w:r>
            </w:del>
            <w:ins w:id="43" w:author="Reception" w:date="2020-07-21T13:05:00Z">
              <w:del w:id="44" w:author="Nico Brits" w:date="2020-09-21T16:24:00Z">
                <w:r w:rsidR="008F22A7" w:rsidDel="00B41B42">
                  <w:rPr>
                    <w:sz w:val="16"/>
                    <w:lang w:val="en-GB"/>
                  </w:rPr>
                  <w:delText>90% Review</w:delText>
                </w:r>
              </w:del>
            </w:ins>
            <w:ins w:id="45" w:author="Mark West" w:date="2020-07-17T11:17:00Z">
              <w:del w:id="46" w:author="Nico Brits" w:date="2020-09-21T16:24:00Z">
                <w:r w:rsidR="002956FF" w:rsidDel="00B41B42">
                  <w:rPr>
                    <w:sz w:val="16"/>
                    <w:lang w:val="en-GB"/>
                  </w:rPr>
                  <w:delText>2</w:delText>
                </w:r>
              </w:del>
            </w:ins>
            <w:ins w:id="47" w:author="Reception" w:date="2020-09-25T13:39:00Z">
              <w:del w:id="48" w:author="Nico Brits" w:date="2020-11-04T14:54:00Z">
                <w:r w:rsidR="003022A5" w:rsidDel="00C0497E">
                  <w:rPr>
                    <w:sz w:val="16"/>
                    <w:lang w:val="en-GB"/>
                  </w:rPr>
                  <w:delText>3</w:delText>
                </w:r>
              </w:del>
            </w:ins>
            <w:ins w:id="49" w:author="Nico Brits" w:date="2020-11-04T14:54:00Z">
              <w:r w:rsidR="00C0497E">
                <w:rPr>
                  <w:sz w:val="16"/>
                  <w:lang w:val="en-GB"/>
                </w:rPr>
                <w:t>04</w:t>
              </w:r>
            </w:ins>
          </w:p>
        </w:tc>
        <w:tc>
          <w:tcPr>
            <w:tcW w:w="241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45A45A62" w14:textId="77777777" w:rsidR="00F05A5A" w:rsidRPr="00F05A5A" w:rsidRDefault="00F05A5A" w:rsidP="00F05A5A">
            <w:pPr>
              <w:spacing w:before="60" w:after="60"/>
              <w:jc w:val="left"/>
              <w:rPr>
                <w:sz w:val="16"/>
                <w:lang w:val="en-GB"/>
              </w:rPr>
            </w:pPr>
            <w:r w:rsidRPr="00F05A5A">
              <w:rPr>
                <w:sz w:val="16"/>
                <w:lang w:val="en-GB"/>
              </w:rPr>
              <w:t>Issue Date:</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4D2C2AE2" w14:textId="47D175BD" w:rsidR="00B41B42" w:rsidRPr="00C90F84" w:rsidRDefault="002956FF">
            <w:pPr>
              <w:spacing w:before="60" w:after="60"/>
              <w:jc w:val="left"/>
              <w:rPr>
                <w:sz w:val="16"/>
                <w:highlight w:val="yellow"/>
                <w:lang w:val="en-GB"/>
              </w:rPr>
            </w:pPr>
            <w:ins w:id="50" w:author="Mark West" w:date="2020-07-17T11:18:00Z">
              <w:del w:id="51" w:author="Nico Brits" w:date="2020-09-21T16:24:00Z">
                <w:r w:rsidDel="00B41B42">
                  <w:rPr>
                    <w:sz w:val="16"/>
                    <w:lang w:val="en-GB"/>
                  </w:rPr>
                  <w:delText>22</w:delText>
                </w:r>
              </w:del>
            </w:ins>
            <w:ins w:id="52" w:author="Reception [2]" w:date="2020-08-18T10:14:00Z">
              <w:del w:id="53" w:author="Nico Brits" w:date="2020-09-21T16:24:00Z">
                <w:r w:rsidR="002168B6" w:rsidDel="00B41B42">
                  <w:rPr>
                    <w:sz w:val="16"/>
                    <w:lang w:val="en-GB"/>
                  </w:rPr>
                  <w:delText>17/08/</w:delText>
                </w:r>
              </w:del>
            </w:ins>
            <w:ins w:id="54" w:author="Reception" w:date="2020-07-21T13:05:00Z">
              <w:del w:id="55" w:author="Nico Brits" w:date="2020-09-21T16:24:00Z">
                <w:r w:rsidR="008F22A7" w:rsidDel="00B41B42">
                  <w:rPr>
                    <w:sz w:val="16"/>
                    <w:lang w:val="en-GB"/>
                  </w:rPr>
                  <w:delText>24</w:delText>
                </w:r>
              </w:del>
            </w:ins>
            <w:ins w:id="56" w:author="Mark West" w:date="2020-07-17T11:18:00Z">
              <w:del w:id="57" w:author="Nico Brits" w:date="2020-09-21T16:24:00Z">
                <w:r w:rsidRPr="002956FF" w:rsidDel="00B41B42">
                  <w:rPr>
                    <w:sz w:val="16"/>
                    <w:vertAlign w:val="superscript"/>
                    <w:lang w:val="en-GB"/>
                    <w:rPrChange w:id="58" w:author="Mark West" w:date="2020-07-17T11:18:00Z">
                      <w:rPr>
                        <w:sz w:val="16"/>
                        <w:lang w:val="en-GB"/>
                      </w:rPr>
                    </w:rPrChange>
                  </w:rPr>
                  <w:delText>nd</w:delText>
                </w:r>
              </w:del>
            </w:ins>
            <w:ins w:id="59" w:author="Reception" w:date="2020-07-21T13:05:00Z">
              <w:del w:id="60" w:author="Nico Brits" w:date="2020-09-21T16:24:00Z">
                <w:r w:rsidR="008F22A7" w:rsidDel="00B41B42">
                  <w:rPr>
                    <w:sz w:val="16"/>
                    <w:vertAlign w:val="superscript"/>
                    <w:lang w:val="en-GB"/>
                  </w:rPr>
                  <w:delText>th</w:delText>
                </w:r>
              </w:del>
            </w:ins>
            <w:ins w:id="61" w:author="Mark West" w:date="2020-07-17T11:18:00Z">
              <w:del w:id="62" w:author="Nico Brits" w:date="2020-09-21T16:24:00Z">
                <w:r w:rsidDel="00B41B42">
                  <w:rPr>
                    <w:sz w:val="16"/>
                    <w:lang w:val="en-GB"/>
                  </w:rPr>
                  <w:delText xml:space="preserve"> July 2020</w:delText>
                </w:r>
              </w:del>
            </w:ins>
            <w:del w:id="63" w:author="Nico Brits" w:date="2020-09-21T16:24:00Z">
              <w:r w:rsidR="008B2057" w:rsidDel="00B41B42">
                <w:rPr>
                  <w:sz w:val="16"/>
                  <w:lang w:val="en-GB"/>
                </w:rPr>
                <w:delText xml:space="preserve">24 June </w:delText>
              </w:r>
              <w:r w:rsidR="00220D03" w:rsidRPr="007754BC" w:rsidDel="00B41B42">
                <w:rPr>
                  <w:sz w:val="16"/>
                  <w:lang w:val="en-GB"/>
                </w:rPr>
                <w:delText>20</w:delText>
              </w:r>
              <w:r w:rsidR="007754BC" w:rsidDel="00B41B42">
                <w:rPr>
                  <w:sz w:val="16"/>
                  <w:lang w:val="en-GB"/>
                </w:rPr>
                <w:delText>20</w:delText>
              </w:r>
            </w:del>
            <w:ins w:id="64" w:author="Reception" w:date="2020-09-25T13:39:00Z">
              <w:del w:id="65" w:author="Nico Brits" w:date="2020-11-04T14:54:00Z">
                <w:r w:rsidR="003022A5" w:rsidDel="00C0497E">
                  <w:rPr>
                    <w:sz w:val="16"/>
                    <w:lang w:val="en-GB"/>
                  </w:rPr>
                  <w:delText>02/10/2020</w:delText>
                </w:r>
              </w:del>
            </w:ins>
            <w:ins w:id="66" w:author="Nico Brits" w:date="2020-11-04T14:54:00Z">
              <w:r w:rsidR="00C0497E">
                <w:rPr>
                  <w:sz w:val="16"/>
                  <w:lang w:val="en-GB"/>
                </w:rPr>
                <w:t>30/10/20</w:t>
              </w:r>
            </w:ins>
          </w:p>
        </w:tc>
      </w:tr>
      <w:tr w:rsidR="00F05A5A" w:rsidRPr="00F05A5A" w14:paraId="40822E30" w14:textId="77777777" w:rsidTr="003D7E0A">
        <w:tc>
          <w:tcPr>
            <w:tcW w:w="1668"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70F73BC2" w14:textId="77777777" w:rsidR="00F05A5A" w:rsidRPr="00F05A5A" w:rsidRDefault="00F05A5A" w:rsidP="00F05A5A">
            <w:pPr>
              <w:spacing w:before="60" w:after="60"/>
              <w:jc w:val="left"/>
              <w:rPr>
                <w:sz w:val="16"/>
                <w:lang w:val="en-GB"/>
              </w:rPr>
            </w:pPr>
            <w:r w:rsidRPr="00F05A5A">
              <w:rPr>
                <w:sz w:val="16"/>
                <w:lang w:val="en-GB"/>
              </w:rPr>
              <w:t>Sign Off</w:t>
            </w:r>
          </w:p>
        </w:tc>
        <w:tc>
          <w:tcPr>
            <w:tcW w:w="255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57BC6FFF" w14:textId="77777777" w:rsidR="00F05A5A" w:rsidRPr="00F05A5A" w:rsidRDefault="00F05A5A" w:rsidP="00F05A5A">
            <w:pPr>
              <w:spacing w:before="60" w:after="60"/>
              <w:jc w:val="left"/>
              <w:rPr>
                <w:sz w:val="16"/>
                <w:lang w:val="en-GB"/>
              </w:rPr>
            </w:pPr>
            <w:r w:rsidRPr="00F05A5A">
              <w:rPr>
                <w:sz w:val="16"/>
                <w:lang w:val="en-GB"/>
              </w:rPr>
              <w:t>Originator:</w:t>
            </w:r>
          </w:p>
        </w:tc>
        <w:tc>
          <w:tcPr>
            <w:tcW w:w="241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7321607A" w14:textId="77777777" w:rsidR="00F05A5A" w:rsidRPr="00F05A5A" w:rsidRDefault="00F05A5A" w:rsidP="00F05A5A">
            <w:pPr>
              <w:spacing w:before="60" w:after="60"/>
              <w:jc w:val="left"/>
              <w:rPr>
                <w:sz w:val="16"/>
                <w:lang w:val="en-GB"/>
              </w:rPr>
            </w:pPr>
            <w:r w:rsidRPr="00F05A5A">
              <w:rPr>
                <w:sz w:val="16"/>
                <w:lang w:val="en-GB"/>
              </w:rPr>
              <w:t>Checker:</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27F162A" w14:textId="77777777" w:rsidR="00F05A5A" w:rsidRPr="00F05A5A" w:rsidRDefault="00F05A5A" w:rsidP="00F05A5A">
            <w:pPr>
              <w:spacing w:before="60" w:after="60"/>
              <w:jc w:val="left"/>
              <w:rPr>
                <w:sz w:val="16"/>
                <w:lang w:val="en-GB"/>
              </w:rPr>
            </w:pPr>
            <w:r w:rsidRPr="00F05A5A">
              <w:rPr>
                <w:sz w:val="16"/>
                <w:lang w:val="en-GB"/>
              </w:rPr>
              <w:t>Reason For Issue:</w:t>
            </w:r>
          </w:p>
        </w:tc>
      </w:tr>
      <w:tr w:rsidR="00F05A5A" w:rsidRPr="00F05A5A" w14:paraId="36B97D4E" w14:textId="77777777" w:rsidTr="003D7E0A">
        <w:tc>
          <w:tcPr>
            <w:tcW w:w="1668"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5D32B49D" w14:textId="77777777" w:rsidR="00F05A5A" w:rsidRPr="00F05A5A" w:rsidRDefault="00F05A5A" w:rsidP="00F05A5A">
            <w:pPr>
              <w:spacing w:before="60" w:after="60"/>
              <w:jc w:val="left"/>
              <w:rPr>
                <w:sz w:val="16"/>
                <w:lang w:val="en-GB"/>
              </w:rPr>
            </w:pPr>
            <w:r w:rsidRPr="00F05A5A">
              <w:rPr>
                <w:sz w:val="16"/>
                <w:lang w:val="en-GB"/>
              </w:rPr>
              <w:t>Print Name:</w:t>
            </w:r>
          </w:p>
        </w:tc>
        <w:tc>
          <w:tcPr>
            <w:tcW w:w="255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7D47C851" w14:textId="1E1F45F6" w:rsidR="00F05A5A" w:rsidRPr="007754BC" w:rsidRDefault="00E02E08" w:rsidP="00F05A5A">
            <w:pPr>
              <w:spacing w:before="60" w:after="60"/>
              <w:jc w:val="left"/>
              <w:rPr>
                <w:sz w:val="16"/>
                <w:lang w:val="en-GB"/>
              </w:rPr>
            </w:pPr>
            <w:ins w:id="67" w:author="Reception" w:date="2020-08-18T16:04:00Z">
              <w:del w:id="68" w:author="Nico Brits" w:date="2020-09-21T16:25:00Z">
                <w:r w:rsidDel="00B41B42">
                  <w:rPr>
                    <w:sz w:val="16"/>
                    <w:lang w:val="en-GB"/>
                  </w:rPr>
                  <w:delText>John Clarke</w:delText>
                </w:r>
              </w:del>
            </w:ins>
            <w:ins w:id="69" w:author="Nico Brits" w:date="2020-09-21T16:25:00Z">
              <w:r w:rsidR="00B41B42">
                <w:rPr>
                  <w:sz w:val="16"/>
                  <w:lang w:val="en-GB"/>
                </w:rPr>
                <w:t>Nico Brits</w:t>
              </w:r>
            </w:ins>
          </w:p>
        </w:tc>
        <w:tc>
          <w:tcPr>
            <w:tcW w:w="241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tcPr>
          <w:p w14:paraId="45DCD119" w14:textId="60797A75" w:rsidR="00F05A5A" w:rsidRPr="007754BC" w:rsidRDefault="00E02E08" w:rsidP="00F05A5A">
            <w:pPr>
              <w:spacing w:before="60" w:after="60"/>
              <w:jc w:val="left"/>
              <w:rPr>
                <w:sz w:val="16"/>
                <w:lang w:val="en-GB"/>
              </w:rPr>
            </w:pPr>
            <w:ins w:id="70" w:author="Reception" w:date="2020-08-18T16:04:00Z">
              <w:del w:id="71" w:author="Nico Brits" w:date="2020-09-21T16:25:00Z">
                <w:r w:rsidDel="00B41B42">
                  <w:rPr>
                    <w:sz w:val="16"/>
                    <w:lang w:val="en-GB"/>
                  </w:rPr>
                  <w:delText>Gary O’Keefe</w:delText>
                </w:r>
              </w:del>
            </w:ins>
            <w:ins w:id="72" w:author="Nico Brits" w:date="2020-09-21T16:25:00Z">
              <w:r w:rsidR="00B41B42">
                <w:rPr>
                  <w:sz w:val="16"/>
                  <w:lang w:val="en-GB"/>
                </w:rPr>
                <w:t>John Clarke</w:t>
              </w:r>
            </w:ins>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vAlign w:val="center"/>
          </w:tcPr>
          <w:p w14:paraId="434E87B8" w14:textId="50EB0DD9" w:rsidR="00F05A5A" w:rsidRPr="007754BC" w:rsidRDefault="003022A5" w:rsidP="00F05A5A">
            <w:pPr>
              <w:spacing w:before="60" w:after="60"/>
              <w:jc w:val="left"/>
              <w:rPr>
                <w:sz w:val="16"/>
                <w:lang w:val="en-GB"/>
              </w:rPr>
            </w:pPr>
            <w:ins w:id="73" w:author="Reception" w:date="2020-09-25T13:39:00Z">
              <w:r>
                <w:rPr>
                  <w:sz w:val="16"/>
                  <w:lang w:val="en-GB"/>
                </w:rPr>
                <w:t>IFC Issue</w:t>
              </w:r>
            </w:ins>
            <w:ins w:id="74" w:author="Nico Brits" w:date="2020-09-21T16:25:00Z">
              <w:del w:id="75" w:author="Reception" w:date="2020-09-25T13:39:00Z">
                <w:r w:rsidR="00B41B42" w:rsidDel="003022A5">
                  <w:rPr>
                    <w:sz w:val="16"/>
                    <w:lang w:val="en-GB"/>
                  </w:rPr>
                  <w:delText>9</w:delText>
                </w:r>
              </w:del>
            </w:ins>
            <w:ins w:id="76" w:author="Reception [2]" w:date="2020-08-18T10:14:00Z">
              <w:del w:id="77" w:author="Nico Brits" w:date="2020-09-21T16:25:00Z">
                <w:r w:rsidR="002168B6" w:rsidDel="00B41B42">
                  <w:rPr>
                    <w:sz w:val="16"/>
                    <w:lang w:val="en-GB"/>
                  </w:rPr>
                  <w:delText>5</w:delText>
                </w:r>
              </w:del>
            </w:ins>
            <w:del w:id="78" w:author="Reception" w:date="2020-07-21T15:30:00Z">
              <w:r w:rsidR="008B2057" w:rsidDel="007F28DE">
                <w:rPr>
                  <w:sz w:val="16"/>
                  <w:lang w:val="en-GB"/>
                </w:rPr>
                <w:delText>5</w:delText>
              </w:r>
            </w:del>
            <w:del w:id="79" w:author="Reception" w:date="2020-09-25T13:39:00Z">
              <w:r w:rsidR="008B2057" w:rsidDel="003022A5">
                <w:rPr>
                  <w:sz w:val="16"/>
                  <w:lang w:val="en-GB"/>
                </w:rPr>
                <w:delText>0% Review</w:delText>
              </w:r>
            </w:del>
          </w:p>
        </w:tc>
      </w:tr>
      <w:tr w:rsidR="00F05A5A" w:rsidRPr="00F05A5A" w14:paraId="4001BE14" w14:textId="77777777" w:rsidTr="003D7E0A">
        <w:tc>
          <w:tcPr>
            <w:tcW w:w="9309" w:type="dxa"/>
            <w:gridSpan w:val="7"/>
            <w:tcBorders>
              <w:top w:val="single" w:sz="4" w:space="0" w:color="595959" w:themeColor="text1" w:themeTint="A6"/>
            </w:tcBorders>
          </w:tcPr>
          <w:p w14:paraId="0508DC8D" w14:textId="77777777" w:rsidR="00F05A5A" w:rsidRPr="00F05A5A" w:rsidRDefault="00F05A5A" w:rsidP="00F05A5A">
            <w:pPr>
              <w:spacing w:before="60" w:after="60"/>
              <w:jc w:val="left"/>
              <w:rPr>
                <w:sz w:val="16"/>
                <w:lang w:val="en-GB"/>
              </w:rPr>
            </w:pPr>
          </w:p>
        </w:tc>
      </w:tr>
      <w:tr w:rsidR="00F05A5A" w:rsidRPr="00F05A5A" w14:paraId="1365863F" w14:textId="77777777" w:rsidTr="003D7E0A">
        <w:tc>
          <w:tcPr>
            <w:tcW w:w="9309" w:type="dxa"/>
            <w:gridSpan w:val="7"/>
            <w:tcBorders>
              <w:bottom w:val="single" w:sz="4" w:space="0" w:color="595959" w:themeColor="text1" w:themeTint="A6"/>
            </w:tcBorders>
          </w:tcPr>
          <w:p w14:paraId="1DE5C93A" w14:textId="77777777" w:rsidR="00F05A5A" w:rsidRPr="00F05A5A" w:rsidRDefault="00F05A5A" w:rsidP="00F05A5A">
            <w:pPr>
              <w:spacing w:before="60" w:after="60"/>
              <w:jc w:val="left"/>
              <w:rPr>
                <w:sz w:val="16"/>
                <w:lang w:val="en-GB"/>
              </w:rPr>
            </w:pPr>
          </w:p>
        </w:tc>
      </w:tr>
      <w:tr w:rsidR="00F05A5A" w:rsidRPr="00F05A5A" w14:paraId="662D33EB" w14:textId="77777777" w:rsidTr="003D7E0A">
        <w:trPr>
          <w:trHeight w:val="454"/>
        </w:trPr>
        <w:tc>
          <w:tcPr>
            <w:tcW w:w="9309" w:type="dxa"/>
            <w:gridSpan w:val="7"/>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vAlign w:val="center"/>
          </w:tcPr>
          <w:p w14:paraId="38DBE000" w14:textId="77777777" w:rsidR="00F05A5A" w:rsidRPr="00F05A5A" w:rsidRDefault="00F05A5A" w:rsidP="00F05A5A">
            <w:pPr>
              <w:spacing w:before="60" w:after="60"/>
              <w:jc w:val="left"/>
              <w:rPr>
                <w:b/>
                <w:sz w:val="16"/>
                <w:lang w:val="en-GB"/>
              </w:rPr>
            </w:pPr>
            <w:r w:rsidRPr="00F05A5A">
              <w:rPr>
                <w:b/>
                <w:sz w:val="16"/>
                <w:lang w:val="en-GB"/>
              </w:rPr>
              <w:t>PREVIOUS ISSUES (Type Names)</w:t>
            </w:r>
          </w:p>
        </w:tc>
      </w:tr>
      <w:tr w:rsidR="00F05A5A" w:rsidRPr="00F05A5A" w14:paraId="5120B272"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F2DA8FE" w14:textId="77777777" w:rsidR="00F05A5A" w:rsidRPr="00F05A5A" w:rsidRDefault="00F05A5A" w:rsidP="00F05A5A">
            <w:pPr>
              <w:spacing w:before="60" w:after="60"/>
              <w:jc w:val="left"/>
              <w:rPr>
                <w:sz w:val="16"/>
                <w:lang w:val="en-GB"/>
              </w:rPr>
            </w:pPr>
            <w:r w:rsidRPr="00F05A5A">
              <w:rPr>
                <w:sz w:val="16"/>
                <w:lang w:val="en-GB"/>
              </w:rPr>
              <w:t>Issue No:</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45B90452" w14:textId="77777777" w:rsidR="00F05A5A" w:rsidRPr="00F05A5A" w:rsidRDefault="00F05A5A" w:rsidP="00F05A5A">
            <w:pPr>
              <w:spacing w:before="60" w:after="60"/>
              <w:jc w:val="left"/>
              <w:rPr>
                <w:sz w:val="16"/>
                <w:lang w:val="en-GB"/>
              </w:rPr>
            </w:pPr>
            <w:r w:rsidRPr="00F05A5A">
              <w:rPr>
                <w:sz w:val="16"/>
                <w:lang w:val="en-GB"/>
              </w:rPr>
              <w:t>Date:</w:t>
            </w: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65E794EE" w14:textId="77777777" w:rsidR="00F05A5A" w:rsidRPr="00F05A5A" w:rsidRDefault="00F05A5A" w:rsidP="00F05A5A">
            <w:pPr>
              <w:spacing w:before="60" w:after="60"/>
              <w:jc w:val="left"/>
              <w:rPr>
                <w:sz w:val="16"/>
                <w:lang w:val="en-GB"/>
              </w:rPr>
            </w:pPr>
            <w:r w:rsidRPr="00F05A5A">
              <w:rPr>
                <w:sz w:val="16"/>
                <w:lang w:val="en-GB"/>
              </w:rPr>
              <w:t>Originator:</w:t>
            </w: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004951D2" w14:textId="77777777" w:rsidR="00F05A5A" w:rsidRPr="00F05A5A" w:rsidRDefault="00F05A5A" w:rsidP="00F05A5A">
            <w:pPr>
              <w:spacing w:before="60" w:after="60"/>
              <w:jc w:val="left"/>
              <w:rPr>
                <w:sz w:val="16"/>
                <w:lang w:val="en-GB"/>
              </w:rPr>
            </w:pPr>
            <w:r w:rsidRPr="00F05A5A">
              <w:rPr>
                <w:sz w:val="16"/>
                <w:lang w:val="en-GB"/>
              </w:rPr>
              <w:t>Checker:</w:t>
            </w: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D9D9D9" w:themeFill="background1" w:themeFillShade="D9"/>
          </w:tcPr>
          <w:p w14:paraId="17D49339" w14:textId="77777777" w:rsidR="00F05A5A" w:rsidRPr="00F05A5A" w:rsidRDefault="00F05A5A" w:rsidP="00F05A5A">
            <w:pPr>
              <w:spacing w:before="60" w:after="60"/>
              <w:jc w:val="left"/>
              <w:rPr>
                <w:sz w:val="16"/>
                <w:lang w:val="en-GB"/>
              </w:rPr>
            </w:pPr>
            <w:r w:rsidRPr="00F05A5A">
              <w:rPr>
                <w:sz w:val="16"/>
                <w:lang w:val="en-GB"/>
              </w:rPr>
              <w:t>Reason For Issue:</w:t>
            </w:r>
          </w:p>
        </w:tc>
      </w:tr>
      <w:tr w:rsidR="00F05A5A" w:rsidRPr="00F05A5A" w14:paraId="3C8A5888"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6E6AA538" w14:textId="393F50E1" w:rsidR="00F05A5A" w:rsidRPr="00F05A5A" w:rsidRDefault="00B41B42" w:rsidP="00F05A5A">
            <w:pPr>
              <w:spacing w:before="60" w:after="60"/>
              <w:jc w:val="left"/>
              <w:rPr>
                <w:sz w:val="16"/>
                <w:lang w:val="en-GB"/>
              </w:rPr>
            </w:pPr>
            <w:ins w:id="80" w:author="Nico Brits" w:date="2020-09-21T16:25:00Z">
              <w:r>
                <w:rPr>
                  <w:sz w:val="16"/>
                  <w:lang w:val="en-GB"/>
                </w:rPr>
                <w:t>01</w:t>
              </w:r>
            </w:ins>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0C5157A6" w14:textId="62DC9C94" w:rsidR="00F05A5A" w:rsidRPr="00F05A5A" w:rsidRDefault="00B41B42" w:rsidP="00F05A5A">
            <w:pPr>
              <w:spacing w:before="60" w:after="60"/>
              <w:jc w:val="left"/>
              <w:rPr>
                <w:sz w:val="16"/>
                <w:lang w:val="en-GB"/>
              </w:rPr>
            </w:pPr>
            <w:ins w:id="81" w:author="Nico Brits" w:date="2020-09-21T16:25:00Z">
              <w:r>
                <w:rPr>
                  <w:sz w:val="16"/>
                  <w:lang w:val="en-GB"/>
                </w:rPr>
                <w:t>17/08/2020</w:t>
              </w:r>
            </w:ins>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279C29FD" w14:textId="0A27FA05" w:rsidR="00F05A5A" w:rsidRPr="00F05A5A" w:rsidRDefault="00B41B42" w:rsidP="00F05A5A">
            <w:pPr>
              <w:spacing w:before="60" w:after="60"/>
              <w:jc w:val="left"/>
              <w:rPr>
                <w:sz w:val="16"/>
                <w:lang w:val="en-GB"/>
              </w:rPr>
            </w:pPr>
            <w:ins w:id="82" w:author="Nico Brits" w:date="2020-09-21T16:25:00Z">
              <w:r>
                <w:rPr>
                  <w:sz w:val="16"/>
                  <w:lang w:val="en-GB"/>
                </w:rPr>
                <w:t>John Clarke</w:t>
              </w:r>
            </w:ins>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2D03889B" w14:textId="6ADF9FF4" w:rsidR="00F05A5A" w:rsidRPr="00F05A5A" w:rsidRDefault="00B41B42" w:rsidP="00F05A5A">
            <w:pPr>
              <w:spacing w:before="60" w:after="60"/>
              <w:jc w:val="left"/>
              <w:rPr>
                <w:sz w:val="16"/>
                <w:lang w:val="en-GB"/>
              </w:rPr>
            </w:pPr>
            <w:ins w:id="83" w:author="Nico Brits" w:date="2020-09-21T16:25:00Z">
              <w:r>
                <w:rPr>
                  <w:sz w:val="16"/>
                  <w:lang w:val="en-GB"/>
                </w:rPr>
                <w:t>Gary O’Keefe</w:t>
              </w:r>
            </w:ins>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B9C76E6" w14:textId="0C45908F" w:rsidR="00F05A5A" w:rsidRPr="00F05A5A" w:rsidRDefault="00B41B42" w:rsidP="00F05A5A">
            <w:pPr>
              <w:spacing w:before="60" w:after="60"/>
              <w:jc w:val="left"/>
              <w:rPr>
                <w:sz w:val="16"/>
                <w:lang w:val="en-GB"/>
              </w:rPr>
            </w:pPr>
            <w:ins w:id="84" w:author="Nico Brits" w:date="2020-09-21T16:25:00Z">
              <w:r>
                <w:rPr>
                  <w:sz w:val="16"/>
                  <w:lang w:val="en-GB"/>
                </w:rPr>
                <w:t>50% Review</w:t>
              </w:r>
            </w:ins>
          </w:p>
        </w:tc>
      </w:tr>
      <w:tr w:rsidR="00F05A5A" w:rsidRPr="00F05A5A" w14:paraId="6ACCCDFA"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2273205E" w14:textId="6621DC0E" w:rsidR="00F05A5A" w:rsidRPr="00F05A5A" w:rsidRDefault="003022A5" w:rsidP="00F05A5A">
            <w:pPr>
              <w:spacing w:before="60" w:after="60"/>
              <w:jc w:val="left"/>
              <w:rPr>
                <w:sz w:val="16"/>
                <w:lang w:val="en-GB"/>
              </w:rPr>
            </w:pPr>
            <w:ins w:id="85" w:author="Reception" w:date="2020-09-25T13:39:00Z">
              <w:r>
                <w:rPr>
                  <w:sz w:val="16"/>
                  <w:lang w:val="en-GB"/>
                </w:rPr>
                <w:t>02</w:t>
              </w:r>
            </w:ins>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35AD6A26" w14:textId="50654266" w:rsidR="00F05A5A" w:rsidRPr="00F05A5A" w:rsidRDefault="003022A5" w:rsidP="00F05A5A">
            <w:pPr>
              <w:spacing w:before="60" w:after="60"/>
              <w:jc w:val="left"/>
              <w:rPr>
                <w:sz w:val="16"/>
                <w:lang w:val="en-GB"/>
              </w:rPr>
            </w:pPr>
            <w:ins w:id="86" w:author="Reception" w:date="2020-09-25T13:39:00Z">
              <w:r>
                <w:rPr>
                  <w:sz w:val="16"/>
                  <w:lang w:val="en-GB"/>
                </w:rPr>
                <w:t>21/09/2020</w:t>
              </w:r>
            </w:ins>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58CE0FE4" w14:textId="431367F5" w:rsidR="00F05A5A" w:rsidRPr="00F05A5A" w:rsidRDefault="003022A5" w:rsidP="00F05A5A">
            <w:pPr>
              <w:spacing w:before="60" w:after="60"/>
              <w:jc w:val="left"/>
              <w:rPr>
                <w:sz w:val="16"/>
                <w:lang w:val="en-GB"/>
              </w:rPr>
            </w:pPr>
            <w:ins w:id="87" w:author="Reception" w:date="2020-09-25T13:39:00Z">
              <w:r>
                <w:rPr>
                  <w:sz w:val="16"/>
                  <w:lang w:val="en-GB"/>
                </w:rPr>
                <w:t>Nico Brits</w:t>
              </w:r>
            </w:ins>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44480BB" w14:textId="43CB9908" w:rsidR="00F05A5A" w:rsidRPr="00F05A5A" w:rsidRDefault="003022A5" w:rsidP="00F05A5A">
            <w:pPr>
              <w:spacing w:before="60" w:after="60"/>
              <w:jc w:val="left"/>
              <w:rPr>
                <w:sz w:val="16"/>
                <w:lang w:val="en-GB"/>
              </w:rPr>
            </w:pPr>
            <w:ins w:id="88" w:author="Reception" w:date="2020-09-25T13:39:00Z">
              <w:r>
                <w:rPr>
                  <w:sz w:val="16"/>
                  <w:lang w:val="en-GB"/>
                </w:rPr>
                <w:t>John Clarke</w:t>
              </w:r>
            </w:ins>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030B7D26" w14:textId="3A8FCE29" w:rsidR="00F05A5A" w:rsidRPr="00F05A5A" w:rsidRDefault="003022A5" w:rsidP="00F05A5A">
            <w:pPr>
              <w:spacing w:before="60" w:after="60"/>
              <w:jc w:val="left"/>
              <w:rPr>
                <w:sz w:val="16"/>
                <w:lang w:val="en-GB"/>
              </w:rPr>
            </w:pPr>
            <w:ins w:id="89" w:author="Reception" w:date="2020-09-25T13:39:00Z">
              <w:r>
                <w:rPr>
                  <w:sz w:val="16"/>
                  <w:lang w:val="en-GB"/>
                </w:rPr>
                <w:t>90% Review</w:t>
              </w:r>
            </w:ins>
          </w:p>
        </w:tc>
      </w:tr>
      <w:tr w:rsidR="00F05A5A" w:rsidRPr="00F05A5A" w14:paraId="1A05CA76"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4E06F259" w14:textId="676D196E" w:rsidR="00F05A5A" w:rsidRPr="00F05A5A" w:rsidRDefault="00C0497E" w:rsidP="00F05A5A">
            <w:pPr>
              <w:spacing w:before="60" w:after="60"/>
              <w:jc w:val="left"/>
              <w:rPr>
                <w:sz w:val="16"/>
                <w:lang w:val="en-GB"/>
              </w:rPr>
            </w:pPr>
            <w:ins w:id="90" w:author="Nico Brits" w:date="2020-11-04T14:54:00Z">
              <w:r>
                <w:rPr>
                  <w:sz w:val="16"/>
                  <w:lang w:val="en-GB"/>
                </w:rPr>
                <w:t>03</w:t>
              </w:r>
            </w:ins>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B8C1AEB" w14:textId="41564CE9" w:rsidR="00F05A5A" w:rsidRPr="00F05A5A" w:rsidRDefault="00C0497E" w:rsidP="00F05A5A">
            <w:pPr>
              <w:spacing w:before="60" w:after="60"/>
              <w:jc w:val="left"/>
              <w:rPr>
                <w:sz w:val="16"/>
                <w:lang w:val="en-GB"/>
              </w:rPr>
            </w:pPr>
            <w:ins w:id="91" w:author="Nico Brits" w:date="2020-11-04T14:54:00Z">
              <w:r>
                <w:rPr>
                  <w:sz w:val="16"/>
                  <w:lang w:val="en-GB"/>
                </w:rPr>
                <w:t>02/10/2020</w:t>
              </w:r>
            </w:ins>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48F19A5D" w14:textId="2DABD2FF" w:rsidR="00F05A5A" w:rsidRPr="00F05A5A" w:rsidRDefault="00C0497E" w:rsidP="00F05A5A">
            <w:pPr>
              <w:spacing w:before="60" w:after="60"/>
              <w:jc w:val="left"/>
              <w:rPr>
                <w:sz w:val="16"/>
                <w:lang w:val="en-GB"/>
              </w:rPr>
            </w:pPr>
            <w:ins w:id="92" w:author="Nico Brits" w:date="2020-11-04T14:54:00Z">
              <w:r>
                <w:rPr>
                  <w:sz w:val="16"/>
                  <w:lang w:val="en-GB"/>
                </w:rPr>
                <w:t>Nico Brits</w:t>
              </w:r>
            </w:ins>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7BBB853" w14:textId="559F3C21" w:rsidR="00F05A5A" w:rsidRPr="00F05A5A" w:rsidRDefault="00C0497E" w:rsidP="00F05A5A">
            <w:pPr>
              <w:spacing w:before="60" w:after="60"/>
              <w:jc w:val="left"/>
              <w:rPr>
                <w:sz w:val="16"/>
                <w:lang w:val="en-GB"/>
              </w:rPr>
            </w:pPr>
            <w:ins w:id="93" w:author="Nico Brits" w:date="2020-11-04T14:54:00Z">
              <w:r>
                <w:rPr>
                  <w:sz w:val="16"/>
                  <w:lang w:val="en-GB"/>
                </w:rPr>
                <w:t>John Clarke</w:t>
              </w:r>
            </w:ins>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779B407C" w14:textId="61CE67BC" w:rsidR="00F05A5A" w:rsidRPr="00F05A5A" w:rsidRDefault="00C0497E" w:rsidP="00F05A5A">
            <w:pPr>
              <w:spacing w:before="60" w:after="60"/>
              <w:jc w:val="left"/>
              <w:rPr>
                <w:sz w:val="16"/>
                <w:lang w:val="en-GB"/>
              </w:rPr>
            </w:pPr>
            <w:ins w:id="94" w:author="Nico Brits" w:date="2020-11-04T14:54:00Z">
              <w:r>
                <w:rPr>
                  <w:sz w:val="16"/>
                  <w:lang w:val="en-GB"/>
                </w:rPr>
                <w:t>IFC Issue</w:t>
              </w:r>
            </w:ins>
          </w:p>
        </w:tc>
      </w:tr>
      <w:tr w:rsidR="00F05A5A" w:rsidRPr="00F05A5A" w14:paraId="513BA891" w14:textId="77777777" w:rsidTr="003D7E0A">
        <w:tc>
          <w:tcPr>
            <w:tcW w:w="1526"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6B34DC9E" w14:textId="77777777" w:rsidR="00F05A5A" w:rsidRPr="00F05A5A" w:rsidRDefault="00F05A5A" w:rsidP="00F05A5A">
            <w:pPr>
              <w:spacing w:before="60" w:after="60"/>
              <w:jc w:val="left"/>
              <w:rPr>
                <w:sz w:val="16"/>
                <w:lang w:val="en-GB"/>
              </w:rPr>
            </w:pP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66008BBD" w14:textId="77777777" w:rsidR="00F05A5A" w:rsidRPr="00F05A5A" w:rsidRDefault="00F05A5A" w:rsidP="00F05A5A">
            <w:pPr>
              <w:spacing w:before="60" w:after="60"/>
              <w:jc w:val="left"/>
              <w:rPr>
                <w:sz w:val="16"/>
                <w:lang w:val="en-GB"/>
              </w:rPr>
            </w:pPr>
          </w:p>
        </w:tc>
        <w:tc>
          <w:tcPr>
            <w:tcW w:w="1701" w:type="dxa"/>
            <w:gridSpan w:val="2"/>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3DFDB2B1" w14:textId="77777777" w:rsidR="00F05A5A" w:rsidRPr="00F05A5A" w:rsidRDefault="00F05A5A" w:rsidP="00F05A5A">
            <w:pPr>
              <w:spacing w:before="60" w:after="60"/>
              <w:jc w:val="left"/>
              <w:rPr>
                <w:sz w:val="16"/>
                <w:lang w:val="en-GB"/>
              </w:rPr>
            </w:pPr>
          </w:p>
        </w:tc>
        <w:tc>
          <w:tcPr>
            <w:tcW w:w="1702"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48BD12C2" w14:textId="77777777" w:rsidR="00F05A5A" w:rsidRPr="00F05A5A" w:rsidRDefault="00F05A5A" w:rsidP="00F05A5A">
            <w:pPr>
              <w:spacing w:before="60" w:after="60"/>
              <w:jc w:val="left"/>
              <w:rPr>
                <w:sz w:val="16"/>
                <w:lang w:val="en-GB"/>
              </w:rPr>
            </w:pPr>
          </w:p>
        </w:tc>
        <w:tc>
          <w:tcPr>
            <w:tcW w:w="2679" w:type="dxa"/>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tcBorders>
            <w:shd w:val="clear" w:color="auto" w:fill="FFFFFF"/>
          </w:tcPr>
          <w:p w14:paraId="188569E1" w14:textId="77777777" w:rsidR="00F05A5A" w:rsidRPr="00F05A5A" w:rsidRDefault="00F05A5A" w:rsidP="00F05A5A">
            <w:pPr>
              <w:spacing w:before="60" w:after="60"/>
              <w:jc w:val="left"/>
              <w:rPr>
                <w:sz w:val="16"/>
                <w:lang w:val="en-GB"/>
              </w:rPr>
            </w:pPr>
          </w:p>
        </w:tc>
      </w:tr>
    </w:tbl>
    <w:p w14:paraId="78BE959E" w14:textId="77777777" w:rsidR="00F05A5A" w:rsidRDefault="00F05A5A" w:rsidP="00F05A5A"/>
    <w:p w14:paraId="427ED186" w14:textId="77777777" w:rsidR="00220D03" w:rsidRDefault="00220D03">
      <w:pPr>
        <w:spacing w:after="160" w:line="259" w:lineRule="auto"/>
        <w:jc w:val="left"/>
      </w:pPr>
      <w:r>
        <w:br w:type="page"/>
      </w:r>
    </w:p>
    <w:p w14:paraId="1638D6BA" w14:textId="77777777" w:rsidR="00F05A5A" w:rsidRDefault="00220D03" w:rsidP="00F05A5A">
      <w:pPr>
        <w:pStyle w:val="Title"/>
        <w:rPr>
          <w:lang w:val="en-GB"/>
        </w:rPr>
      </w:pPr>
      <w:r>
        <w:rPr>
          <w:lang w:val="en-GB"/>
        </w:rPr>
        <w:lastRenderedPageBreak/>
        <w:t xml:space="preserve">Table of </w:t>
      </w:r>
      <w:r w:rsidR="00F05A5A" w:rsidRPr="00F05A5A">
        <w:rPr>
          <w:lang w:val="en-GB"/>
        </w:rPr>
        <w:t>Contents</w:t>
      </w:r>
    </w:p>
    <w:p w14:paraId="08546039" w14:textId="0999ACBB" w:rsidR="00123631" w:rsidRDefault="00123631" w:rsidP="007B1567">
      <w:pPr>
        <w:pStyle w:val="TOC1"/>
        <w:tabs>
          <w:tab w:val="left" w:pos="440"/>
          <w:tab w:val="right" w:leader="dot" w:pos="9402"/>
        </w:tabs>
        <w:rPr>
          <w:lang w:val="en-GB"/>
        </w:rPr>
      </w:pPr>
    </w:p>
    <w:p w14:paraId="3636A436" w14:textId="77777777" w:rsidR="00433324" w:rsidRDefault="00433324" w:rsidP="00433324">
      <w:pPr>
        <w:pStyle w:val="TOC1"/>
        <w:tabs>
          <w:tab w:val="left" w:pos="440"/>
          <w:tab w:val="right" w:leader="dot" w:pos="9402"/>
        </w:tabs>
        <w:rPr>
          <w:lang w:val="en-GB"/>
        </w:rPr>
      </w:pPr>
    </w:p>
    <w:p w14:paraId="02B3399D" w14:textId="7757CACC" w:rsidR="003E5F1D" w:rsidRPr="00BF55A5" w:rsidRDefault="00C0497E" w:rsidP="003E5F1D">
      <w:pPr>
        <w:widowControl w:val="0"/>
        <w:tabs>
          <w:tab w:val="right" w:leader="dot" w:pos="9350"/>
        </w:tabs>
        <w:spacing w:after="0" w:line="240" w:lineRule="auto"/>
        <w:jc w:val="left"/>
        <w:rPr>
          <w:rFonts w:eastAsia="Calibri" w:cs="Calibri"/>
          <w:szCs w:val="18"/>
          <w:lang w:val="en-US"/>
        </w:rPr>
      </w:pPr>
      <w:hyperlink w:anchor="_Toc39848708" w:history="1">
        <w:r w:rsidR="00433324" w:rsidRPr="00444D9C">
          <w:rPr>
            <w:rFonts w:asciiTheme="minorHAnsi" w:eastAsia="Times New Roman" w:hAnsiTheme="minorHAnsi" w:cs="Times New Roman"/>
            <w:b/>
            <w:noProof/>
            <w:snapToGrid w:val="0"/>
            <w:sz w:val="20"/>
            <w:szCs w:val="20"/>
            <w:lang w:val="en-US"/>
          </w:rPr>
          <w:t xml:space="preserve"> </w:t>
        </w:r>
      </w:hyperlink>
      <w:hyperlink w:anchor="_bookmark0" w:history="1">
        <w:r w:rsidR="003E5F1D" w:rsidRPr="00BF55A5">
          <w:rPr>
            <w:rFonts w:eastAsia="Calibri" w:cs="Times New Roman"/>
            <w:b/>
            <w:spacing w:val="3"/>
            <w:szCs w:val="18"/>
            <w:lang w:val="en-US"/>
          </w:rPr>
          <w:t xml:space="preserve"> </w:t>
        </w:r>
        <w:r w:rsidR="003E5F1D" w:rsidRPr="00BF55A5">
          <w:rPr>
            <w:rFonts w:eastAsia="Calibri" w:cs="Times New Roman"/>
            <w:b/>
            <w:szCs w:val="18"/>
            <w:lang w:val="en-US"/>
          </w:rPr>
          <w:t>1</w:t>
        </w:r>
        <w:r w:rsidR="003E5F1D" w:rsidRPr="00BF55A5">
          <w:rPr>
            <w:rFonts w:eastAsia="Calibri" w:cs="Times New Roman"/>
            <w:b/>
            <w:spacing w:val="2"/>
            <w:szCs w:val="18"/>
            <w:lang w:val="en-US"/>
          </w:rPr>
          <w:t xml:space="preserve"> </w:t>
        </w:r>
        <w:r w:rsidR="003E5F1D" w:rsidRPr="00BF55A5">
          <w:rPr>
            <w:rFonts w:eastAsia="Calibri" w:cs="Times New Roman"/>
            <w:b/>
            <w:szCs w:val="18"/>
            <w:lang w:val="en-US"/>
          </w:rPr>
          <w:t>General</w:t>
        </w:r>
        <w:r w:rsidR="003E5F1D" w:rsidRPr="00BF55A5">
          <w:rPr>
            <w:rFonts w:eastAsia="Calibri" w:cs="Times New Roman"/>
            <w:b/>
            <w:szCs w:val="18"/>
            <w:lang w:val="en-US"/>
          </w:rPr>
          <w:tab/>
        </w:r>
        <w:r w:rsidR="003E5F1D">
          <w:rPr>
            <w:rFonts w:eastAsia="Calibri" w:cs="Times New Roman"/>
            <w:b/>
            <w:szCs w:val="18"/>
            <w:lang w:val="en-US"/>
          </w:rPr>
          <w:t>4</w:t>
        </w:r>
      </w:hyperlink>
    </w:p>
    <w:p w14:paraId="30B5F129" w14:textId="77777777"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1" w:history="1">
        <w:r w:rsidR="003E5F1D" w:rsidRPr="00BF55A5">
          <w:rPr>
            <w:rFonts w:eastAsia="Calibri" w:cs="Times New Roman"/>
            <w:szCs w:val="18"/>
            <w:lang w:val="en-US"/>
          </w:rPr>
          <w:t>Summary</w:t>
        </w:r>
        <w:r w:rsidR="003E5F1D" w:rsidRPr="00BF55A5">
          <w:rPr>
            <w:rFonts w:eastAsia="Calibri" w:cs="Times New Roman"/>
            <w:szCs w:val="18"/>
            <w:lang w:val="en-US"/>
          </w:rPr>
          <w:tab/>
        </w:r>
        <w:r w:rsidR="003E5F1D">
          <w:rPr>
            <w:rFonts w:eastAsia="Calibri" w:cs="Times New Roman"/>
            <w:szCs w:val="18"/>
            <w:lang w:val="en-US"/>
          </w:rPr>
          <w:t>4</w:t>
        </w:r>
      </w:hyperlink>
    </w:p>
    <w:p w14:paraId="4EF1836B" w14:textId="7ED75D85"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2" w:history="1">
        <w:r w:rsidR="003E5F1D" w:rsidRPr="00BF55A5">
          <w:rPr>
            <w:rFonts w:eastAsia="Calibri" w:cs="Times New Roman"/>
            <w:szCs w:val="18"/>
            <w:lang w:val="en-US"/>
          </w:rPr>
          <w:t>Definitions</w:t>
        </w:r>
        <w:r w:rsidR="003E5F1D" w:rsidRPr="00BF55A5">
          <w:rPr>
            <w:rFonts w:eastAsia="Calibri" w:cs="Times New Roman"/>
            <w:szCs w:val="18"/>
            <w:lang w:val="en-US"/>
          </w:rPr>
          <w:tab/>
        </w:r>
      </w:hyperlink>
      <w:r w:rsidR="00026DD1">
        <w:rPr>
          <w:rFonts w:eastAsia="Calibri" w:cs="Times New Roman"/>
          <w:szCs w:val="18"/>
          <w:lang w:val="en-US"/>
        </w:rPr>
        <w:t>4</w:t>
      </w:r>
    </w:p>
    <w:p w14:paraId="224B8254" w14:textId="480991EE"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3" w:history="1">
        <w:r w:rsidR="003E5F1D">
          <w:rPr>
            <w:rFonts w:eastAsia="Calibri" w:cs="Times New Roman"/>
            <w:szCs w:val="18"/>
            <w:lang w:val="en-US"/>
          </w:rPr>
          <w:t>References</w:t>
        </w:r>
        <w:r w:rsidR="003E5F1D" w:rsidRPr="00BF55A5">
          <w:rPr>
            <w:rFonts w:eastAsia="Calibri" w:cs="Times New Roman"/>
            <w:szCs w:val="18"/>
            <w:lang w:val="en-US"/>
          </w:rPr>
          <w:tab/>
        </w:r>
      </w:hyperlink>
      <w:r w:rsidR="00026DD1">
        <w:rPr>
          <w:rFonts w:eastAsia="Calibri" w:cs="Times New Roman"/>
          <w:szCs w:val="18"/>
          <w:lang w:val="en-US"/>
        </w:rPr>
        <w:t>4</w:t>
      </w:r>
    </w:p>
    <w:p w14:paraId="45D39DEB" w14:textId="36DC77ED"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4" w:history="1">
        <w:r w:rsidR="003E5F1D">
          <w:rPr>
            <w:rFonts w:eastAsia="Calibri" w:cs="Times New Roman"/>
            <w:szCs w:val="18"/>
            <w:lang w:val="en-US"/>
          </w:rPr>
          <w:t>Submittal Documentation Requirements</w:t>
        </w:r>
        <w:r w:rsidR="003E5F1D" w:rsidRPr="00BF55A5">
          <w:rPr>
            <w:rFonts w:eastAsia="Calibri" w:cs="Times New Roman"/>
            <w:szCs w:val="18"/>
            <w:lang w:val="en-US"/>
          </w:rPr>
          <w:tab/>
        </w:r>
      </w:hyperlink>
      <w:r w:rsidR="00026DD1">
        <w:rPr>
          <w:rFonts w:eastAsia="Calibri" w:cs="Times New Roman"/>
          <w:szCs w:val="18"/>
          <w:lang w:val="en-US"/>
        </w:rPr>
        <w:t>4</w:t>
      </w:r>
    </w:p>
    <w:p w14:paraId="625E0C32" w14:textId="23EAAFD8"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5" w:history="1">
        <w:r w:rsidR="003E5F1D">
          <w:t>Submittals</w:t>
        </w:r>
        <w:r w:rsidR="003E5F1D" w:rsidRPr="00BF55A5">
          <w:rPr>
            <w:rFonts w:eastAsia="Calibri" w:cs="Times New Roman"/>
            <w:szCs w:val="18"/>
            <w:lang w:val="en-US"/>
          </w:rPr>
          <w:tab/>
        </w:r>
      </w:hyperlink>
      <w:r w:rsidR="00026DD1">
        <w:rPr>
          <w:rFonts w:eastAsia="Calibri" w:cs="Times New Roman"/>
          <w:szCs w:val="18"/>
          <w:lang w:val="en-US"/>
        </w:rPr>
        <w:t>4</w:t>
      </w:r>
    </w:p>
    <w:p w14:paraId="4D06D379" w14:textId="386312B0"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6" w:history="1">
        <w:r w:rsidR="003E5F1D">
          <w:rPr>
            <w:rFonts w:eastAsia="Calibri" w:cs="Times New Roman"/>
            <w:szCs w:val="18"/>
            <w:lang w:val="en-US"/>
          </w:rPr>
          <w:t>Site Conditions</w:t>
        </w:r>
        <w:r w:rsidR="003E5F1D" w:rsidRPr="00BF55A5">
          <w:rPr>
            <w:rFonts w:eastAsia="Calibri" w:cs="Times New Roman"/>
            <w:szCs w:val="18"/>
            <w:lang w:val="en-US"/>
          </w:rPr>
          <w:tab/>
        </w:r>
      </w:hyperlink>
      <w:r w:rsidR="00026DD1">
        <w:rPr>
          <w:rFonts w:eastAsia="Calibri" w:cs="Times New Roman"/>
          <w:szCs w:val="18"/>
          <w:lang w:val="en-US"/>
        </w:rPr>
        <w:t>4</w:t>
      </w:r>
    </w:p>
    <w:p w14:paraId="19EBA5B9" w14:textId="51BC4B9E" w:rsidR="003E5F1D" w:rsidRPr="00106DC0"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7" w:history="1">
        <w:r w:rsidR="003E5F1D">
          <w:t>Quality Assurance</w:t>
        </w:r>
        <w:r w:rsidR="003E5F1D" w:rsidRPr="00BF55A5">
          <w:rPr>
            <w:rFonts w:eastAsia="Calibri" w:cs="Times New Roman"/>
            <w:szCs w:val="18"/>
            <w:lang w:val="en-US"/>
          </w:rPr>
          <w:tab/>
        </w:r>
      </w:hyperlink>
      <w:r w:rsidR="00026DD1">
        <w:rPr>
          <w:rFonts w:eastAsia="Calibri" w:cs="Times New Roman"/>
          <w:szCs w:val="18"/>
          <w:lang w:val="en-US"/>
        </w:rPr>
        <w:t>5</w:t>
      </w:r>
    </w:p>
    <w:p w14:paraId="004158BE" w14:textId="08250923" w:rsidR="003E5F1D" w:rsidRPr="00BF55A5" w:rsidRDefault="00C0497E" w:rsidP="00026DD1">
      <w:pPr>
        <w:widowControl w:val="0"/>
        <w:numPr>
          <w:ilvl w:val="1"/>
          <w:numId w:val="27"/>
        </w:numPr>
        <w:tabs>
          <w:tab w:val="left" w:pos="966"/>
          <w:tab w:val="right" w:leader="dot" w:pos="9749"/>
        </w:tabs>
        <w:spacing w:after="0" w:line="240" w:lineRule="auto"/>
        <w:rPr>
          <w:rFonts w:eastAsia="Calibri" w:cs="Calibri"/>
          <w:szCs w:val="18"/>
          <w:lang w:val="en-US"/>
        </w:rPr>
      </w:pPr>
      <w:hyperlink w:anchor="_bookmark4" w:history="1">
        <w:r w:rsidR="003E5F1D">
          <w:rPr>
            <w:rFonts w:eastAsia="Calibri" w:cs="Times New Roman"/>
            <w:szCs w:val="18"/>
            <w:lang w:val="en-US"/>
          </w:rPr>
          <w:t>Delivery, Storage and Handling</w:t>
        </w:r>
        <w:r w:rsidR="003E5F1D" w:rsidRPr="00BF55A5">
          <w:rPr>
            <w:rFonts w:eastAsia="Calibri" w:cs="Times New Roman"/>
            <w:szCs w:val="18"/>
            <w:lang w:val="en-US"/>
          </w:rPr>
          <w:tab/>
        </w:r>
      </w:hyperlink>
      <w:r w:rsidR="00026DD1">
        <w:rPr>
          <w:rFonts w:eastAsia="Calibri" w:cs="Times New Roman"/>
          <w:szCs w:val="18"/>
          <w:lang w:val="en-US"/>
        </w:rPr>
        <w:t>5</w:t>
      </w:r>
    </w:p>
    <w:p w14:paraId="65F61CC8" w14:textId="107FEA7B"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5" w:history="1">
        <w:r w:rsidR="003E5F1D">
          <w:t>Warranty</w:t>
        </w:r>
        <w:r w:rsidR="003E5F1D" w:rsidRPr="00BF55A5">
          <w:rPr>
            <w:rFonts w:eastAsia="Calibri" w:cs="Times New Roman"/>
            <w:szCs w:val="18"/>
            <w:lang w:val="en-US"/>
          </w:rPr>
          <w:tab/>
        </w:r>
      </w:hyperlink>
      <w:r w:rsidR="00026DD1">
        <w:rPr>
          <w:rFonts w:eastAsia="Calibri" w:cs="Times New Roman"/>
          <w:szCs w:val="18"/>
          <w:lang w:val="en-US"/>
        </w:rPr>
        <w:t>5</w:t>
      </w:r>
    </w:p>
    <w:p w14:paraId="2DBB017F" w14:textId="783B2DDE" w:rsidR="003E5F1D" w:rsidRPr="00BF55A5" w:rsidRDefault="00C0497E" w:rsidP="00026DD1">
      <w:pPr>
        <w:widowControl w:val="0"/>
        <w:numPr>
          <w:ilvl w:val="1"/>
          <w:numId w:val="27"/>
        </w:numPr>
        <w:tabs>
          <w:tab w:val="left" w:pos="966"/>
          <w:tab w:val="right" w:leader="dot" w:pos="9749"/>
        </w:tabs>
        <w:spacing w:after="0" w:line="240" w:lineRule="auto"/>
        <w:ind w:hanging="850"/>
        <w:rPr>
          <w:rFonts w:eastAsia="Calibri" w:cs="Calibri"/>
          <w:szCs w:val="18"/>
          <w:lang w:val="en-US"/>
        </w:rPr>
      </w:pPr>
      <w:hyperlink w:anchor="_bookmark6" w:history="1">
        <w:r w:rsidR="003E5F1D">
          <w:rPr>
            <w:rFonts w:eastAsia="Calibri" w:cs="Times New Roman"/>
            <w:szCs w:val="18"/>
            <w:lang w:val="en-US"/>
          </w:rPr>
          <w:t>Extra Materials</w:t>
        </w:r>
        <w:r w:rsidR="003E5F1D" w:rsidRPr="00BF55A5">
          <w:rPr>
            <w:rFonts w:eastAsia="Calibri" w:cs="Times New Roman"/>
            <w:szCs w:val="18"/>
            <w:lang w:val="en-US"/>
          </w:rPr>
          <w:tab/>
        </w:r>
      </w:hyperlink>
      <w:r w:rsidR="00026DD1">
        <w:rPr>
          <w:rFonts w:eastAsia="Calibri" w:cs="Times New Roman"/>
          <w:szCs w:val="18"/>
          <w:lang w:val="en-US"/>
        </w:rPr>
        <w:t>5</w:t>
      </w:r>
    </w:p>
    <w:p w14:paraId="7A352905" w14:textId="33F48DE3" w:rsidR="003E5F1D" w:rsidRPr="00106DC0" w:rsidRDefault="003E5F1D" w:rsidP="003E5F1D">
      <w:pPr>
        <w:widowControl w:val="0"/>
        <w:tabs>
          <w:tab w:val="left" w:pos="966"/>
          <w:tab w:val="right" w:leader="dot" w:pos="9749"/>
        </w:tabs>
        <w:spacing w:after="0" w:line="240" w:lineRule="auto"/>
        <w:ind w:left="965"/>
        <w:rPr>
          <w:rFonts w:eastAsia="Calibri" w:cs="Calibri"/>
          <w:szCs w:val="18"/>
          <w:lang w:val="en-US"/>
        </w:rPr>
      </w:pPr>
    </w:p>
    <w:p w14:paraId="64739462" w14:textId="77777777" w:rsidR="003E5F1D" w:rsidRPr="0016582C" w:rsidRDefault="003E5F1D" w:rsidP="003E5F1D">
      <w:pPr>
        <w:widowControl w:val="0"/>
        <w:tabs>
          <w:tab w:val="left" w:pos="966"/>
          <w:tab w:val="right" w:leader="dot" w:pos="9749"/>
        </w:tabs>
        <w:spacing w:after="0" w:line="240" w:lineRule="auto"/>
        <w:ind w:left="965"/>
        <w:rPr>
          <w:rFonts w:eastAsia="Calibri" w:cs="Calibri"/>
          <w:szCs w:val="18"/>
          <w:lang w:val="en-US"/>
        </w:rPr>
      </w:pPr>
    </w:p>
    <w:p w14:paraId="41105F46" w14:textId="77777777" w:rsidR="003E5F1D" w:rsidRPr="00BF55A5" w:rsidRDefault="003E5F1D" w:rsidP="003E5F1D">
      <w:pPr>
        <w:widowControl w:val="0"/>
        <w:tabs>
          <w:tab w:val="left" w:pos="966"/>
          <w:tab w:val="right" w:leader="dot" w:pos="9749"/>
        </w:tabs>
        <w:spacing w:after="0" w:line="240" w:lineRule="auto"/>
        <w:ind w:left="965"/>
        <w:rPr>
          <w:rFonts w:eastAsia="Calibri" w:cs="Calibri"/>
          <w:szCs w:val="18"/>
          <w:lang w:val="en-US"/>
        </w:rPr>
      </w:pPr>
    </w:p>
    <w:p w14:paraId="2C23DAF2" w14:textId="7CDA78D6" w:rsidR="003E5F1D" w:rsidRPr="00BF55A5" w:rsidRDefault="00C0497E" w:rsidP="003E5F1D">
      <w:pPr>
        <w:widowControl w:val="0"/>
        <w:tabs>
          <w:tab w:val="right" w:leader="dot" w:pos="9749"/>
        </w:tabs>
        <w:spacing w:before="115" w:after="0" w:line="240" w:lineRule="auto"/>
        <w:ind w:left="115"/>
        <w:jc w:val="left"/>
        <w:rPr>
          <w:rFonts w:eastAsia="Calibri" w:cs="Calibri"/>
          <w:szCs w:val="18"/>
          <w:lang w:val="en-US"/>
        </w:rPr>
      </w:pPr>
      <w:hyperlink w:anchor="_bookmark8" w:history="1">
        <w:r w:rsidR="003E5F1D" w:rsidRPr="00BF55A5">
          <w:rPr>
            <w:rFonts w:eastAsia="Calibri" w:cs="Times New Roman"/>
            <w:b/>
            <w:spacing w:val="2"/>
            <w:szCs w:val="18"/>
            <w:lang w:val="en-US"/>
          </w:rPr>
          <w:t xml:space="preserve"> </w:t>
        </w:r>
        <w:r w:rsidR="003E5F1D" w:rsidRPr="00BF55A5">
          <w:rPr>
            <w:rFonts w:eastAsia="Calibri" w:cs="Times New Roman"/>
            <w:b/>
            <w:szCs w:val="18"/>
            <w:lang w:val="en-US"/>
          </w:rPr>
          <w:t>2</w:t>
        </w:r>
        <w:r w:rsidR="003E5F1D" w:rsidRPr="00BF55A5">
          <w:rPr>
            <w:rFonts w:eastAsia="Calibri" w:cs="Times New Roman"/>
            <w:b/>
            <w:spacing w:val="1"/>
            <w:szCs w:val="18"/>
            <w:lang w:val="en-US"/>
          </w:rPr>
          <w:t xml:space="preserve"> </w:t>
        </w:r>
        <w:r w:rsidR="003E5F1D" w:rsidRPr="00BF55A5">
          <w:rPr>
            <w:rFonts w:eastAsia="Calibri" w:cs="Times New Roman"/>
            <w:b/>
            <w:szCs w:val="18"/>
            <w:lang w:val="en-US"/>
          </w:rPr>
          <w:t>Products</w:t>
        </w:r>
        <w:r w:rsidR="003E5F1D" w:rsidRPr="00BF55A5">
          <w:rPr>
            <w:rFonts w:eastAsia="Calibri" w:cs="Times New Roman"/>
            <w:b/>
            <w:szCs w:val="18"/>
            <w:lang w:val="en-US"/>
          </w:rPr>
          <w:tab/>
        </w:r>
      </w:hyperlink>
      <w:r w:rsidR="00026DD1">
        <w:rPr>
          <w:rFonts w:eastAsia="Calibri" w:cs="Times New Roman"/>
          <w:b/>
          <w:szCs w:val="18"/>
          <w:lang w:val="en-US"/>
        </w:rPr>
        <w:t>5</w:t>
      </w:r>
    </w:p>
    <w:p w14:paraId="76933992" w14:textId="4768EE7C" w:rsidR="003E5F1D" w:rsidRPr="00BF55A5" w:rsidRDefault="00C0497E" w:rsidP="00026DD1">
      <w:pPr>
        <w:widowControl w:val="0"/>
        <w:numPr>
          <w:ilvl w:val="1"/>
          <w:numId w:val="26"/>
        </w:numPr>
        <w:tabs>
          <w:tab w:val="left" w:pos="966"/>
          <w:tab w:val="right" w:leader="dot" w:pos="9749"/>
        </w:tabs>
        <w:spacing w:before="1" w:after="0" w:line="240" w:lineRule="auto"/>
        <w:ind w:hanging="850"/>
        <w:rPr>
          <w:rFonts w:eastAsia="Calibri" w:cs="Calibri"/>
          <w:szCs w:val="18"/>
          <w:lang w:val="en-US"/>
        </w:rPr>
      </w:pPr>
      <w:hyperlink w:anchor="_bookmark9" w:history="1">
        <w:r w:rsidR="003E5F1D">
          <w:t>Raceway Identification Materials</w:t>
        </w:r>
        <w:r w:rsidR="003E5F1D" w:rsidRPr="00BF55A5">
          <w:rPr>
            <w:rFonts w:eastAsia="Calibri" w:cs="Times New Roman"/>
            <w:szCs w:val="18"/>
            <w:lang w:val="en-US"/>
          </w:rPr>
          <w:tab/>
        </w:r>
      </w:hyperlink>
      <w:r w:rsidR="00026DD1">
        <w:rPr>
          <w:rFonts w:eastAsia="Calibri" w:cs="Times New Roman"/>
          <w:szCs w:val="18"/>
          <w:lang w:val="en-US"/>
        </w:rPr>
        <w:t>5</w:t>
      </w:r>
    </w:p>
    <w:p w14:paraId="09149712" w14:textId="4C751318" w:rsidR="003E5F1D" w:rsidRPr="00BF55A5" w:rsidRDefault="00C0497E" w:rsidP="00026DD1">
      <w:pPr>
        <w:widowControl w:val="0"/>
        <w:numPr>
          <w:ilvl w:val="1"/>
          <w:numId w:val="26"/>
        </w:numPr>
        <w:tabs>
          <w:tab w:val="left" w:pos="966"/>
          <w:tab w:val="right" w:leader="dot" w:pos="9749"/>
        </w:tabs>
        <w:spacing w:after="0" w:line="240" w:lineRule="auto"/>
        <w:ind w:hanging="850"/>
        <w:rPr>
          <w:rFonts w:eastAsia="Calibri" w:cs="Calibri"/>
          <w:szCs w:val="18"/>
          <w:lang w:val="en-US"/>
        </w:rPr>
      </w:pPr>
      <w:hyperlink w:anchor="_bookmark10" w:history="1">
        <w:r w:rsidR="003E5F1D">
          <w:rPr>
            <w:rFonts w:eastAsia="Calibri" w:cs="Times New Roman"/>
            <w:szCs w:val="18"/>
            <w:lang w:val="en-US"/>
          </w:rPr>
          <w:t>Conductor and Communication</w:t>
        </w:r>
        <w:r w:rsidR="003E5F1D" w:rsidRPr="00BF55A5">
          <w:rPr>
            <w:rFonts w:eastAsia="Calibri" w:cs="Times New Roman"/>
            <w:szCs w:val="18"/>
            <w:lang w:val="en-US"/>
          </w:rPr>
          <w:tab/>
        </w:r>
      </w:hyperlink>
      <w:r w:rsidR="00026DD1">
        <w:rPr>
          <w:rFonts w:eastAsia="Calibri" w:cs="Times New Roman"/>
          <w:szCs w:val="18"/>
          <w:lang w:val="en-US"/>
        </w:rPr>
        <w:t>6</w:t>
      </w:r>
    </w:p>
    <w:p w14:paraId="75F438EB" w14:textId="1856A907" w:rsidR="003E5F1D" w:rsidRPr="00BF55A5" w:rsidRDefault="00C0497E" w:rsidP="00026DD1">
      <w:pPr>
        <w:widowControl w:val="0"/>
        <w:numPr>
          <w:ilvl w:val="1"/>
          <w:numId w:val="26"/>
        </w:numPr>
        <w:tabs>
          <w:tab w:val="left" w:pos="966"/>
          <w:tab w:val="right" w:leader="dot" w:pos="9748"/>
        </w:tabs>
        <w:spacing w:after="0" w:line="240" w:lineRule="auto"/>
        <w:ind w:hanging="850"/>
        <w:rPr>
          <w:rFonts w:eastAsia="Calibri" w:cs="Calibri"/>
          <w:szCs w:val="18"/>
          <w:lang w:val="en-US"/>
        </w:rPr>
      </w:pPr>
      <w:hyperlink w:anchor="_bookmark11" w:history="1">
        <w:r w:rsidR="003E5F1D">
          <w:rPr>
            <w:rFonts w:eastAsia="Calibri" w:cs="Times New Roman"/>
            <w:szCs w:val="18"/>
            <w:lang w:val="en-US"/>
          </w:rPr>
          <w:t>Warning Labels and Signs</w:t>
        </w:r>
        <w:r w:rsidR="003E5F1D" w:rsidRPr="00BF55A5">
          <w:rPr>
            <w:rFonts w:eastAsia="Calibri" w:cs="Times New Roman"/>
            <w:szCs w:val="18"/>
            <w:lang w:val="en-US"/>
          </w:rPr>
          <w:tab/>
        </w:r>
      </w:hyperlink>
      <w:r w:rsidR="00026DD1">
        <w:rPr>
          <w:rFonts w:eastAsia="Calibri" w:cs="Times New Roman"/>
          <w:szCs w:val="18"/>
          <w:lang w:val="en-US"/>
        </w:rPr>
        <w:t>6</w:t>
      </w:r>
    </w:p>
    <w:p w14:paraId="35389618" w14:textId="45051121" w:rsidR="003E5F1D" w:rsidRPr="00BF55A5" w:rsidRDefault="00C0497E" w:rsidP="00026DD1">
      <w:pPr>
        <w:widowControl w:val="0"/>
        <w:numPr>
          <w:ilvl w:val="1"/>
          <w:numId w:val="26"/>
        </w:numPr>
        <w:tabs>
          <w:tab w:val="left" w:pos="966"/>
          <w:tab w:val="right" w:leader="dot" w:pos="9748"/>
        </w:tabs>
        <w:spacing w:after="0" w:line="240" w:lineRule="auto"/>
        <w:ind w:hanging="850"/>
        <w:rPr>
          <w:rFonts w:eastAsia="Calibri" w:cs="Calibri"/>
          <w:szCs w:val="18"/>
          <w:lang w:val="en-US"/>
        </w:rPr>
      </w:pPr>
      <w:hyperlink w:anchor="_bookmark12" w:history="1">
        <w:r w:rsidR="003E5F1D">
          <w:rPr>
            <w:rFonts w:eastAsia="Calibri" w:cs="Times New Roman"/>
            <w:szCs w:val="18"/>
            <w:lang w:val="en-US"/>
          </w:rPr>
          <w:t>Instruction Signs</w:t>
        </w:r>
        <w:r w:rsidR="003E5F1D" w:rsidRPr="00BF55A5">
          <w:rPr>
            <w:rFonts w:eastAsia="Calibri" w:cs="Times New Roman"/>
            <w:szCs w:val="18"/>
            <w:lang w:val="en-US"/>
          </w:rPr>
          <w:tab/>
        </w:r>
      </w:hyperlink>
      <w:r w:rsidR="00026DD1">
        <w:rPr>
          <w:rFonts w:eastAsia="Calibri" w:cs="Times New Roman"/>
          <w:szCs w:val="18"/>
          <w:lang w:val="en-US"/>
        </w:rPr>
        <w:t>7</w:t>
      </w:r>
    </w:p>
    <w:p w14:paraId="56E2E0F9" w14:textId="08141DEB" w:rsidR="003E5F1D" w:rsidRPr="00BF55A5" w:rsidRDefault="00C0497E" w:rsidP="00026DD1">
      <w:pPr>
        <w:widowControl w:val="0"/>
        <w:numPr>
          <w:ilvl w:val="1"/>
          <w:numId w:val="26"/>
        </w:numPr>
        <w:tabs>
          <w:tab w:val="left" w:pos="966"/>
          <w:tab w:val="right" w:leader="dot" w:pos="9748"/>
        </w:tabs>
        <w:spacing w:after="0" w:line="240" w:lineRule="auto"/>
        <w:ind w:hanging="850"/>
        <w:rPr>
          <w:rFonts w:eastAsia="Calibri" w:cs="Calibri"/>
          <w:szCs w:val="18"/>
          <w:lang w:val="en-US"/>
        </w:rPr>
      </w:pPr>
      <w:hyperlink w:anchor="_bookmark13" w:history="1">
        <w:r w:rsidR="003E5F1D">
          <w:rPr>
            <w:rFonts w:eastAsia="Calibri" w:cs="Times New Roman"/>
            <w:szCs w:val="18"/>
            <w:lang w:val="en-US"/>
          </w:rPr>
          <w:t>Equipment and Component</w:t>
        </w:r>
        <w:r w:rsidR="00026DD1">
          <w:rPr>
            <w:rFonts w:eastAsia="Calibri" w:cs="Times New Roman"/>
            <w:szCs w:val="18"/>
            <w:lang w:val="en-US"/>
          </w:rPr>
          <w:t xml:space="preserve"> Identification Labels</w:t>
        </w:r>
        <w:r w:rsidR="003E5F1D" w:rsidRPr="00BF55A5">
          <w:rPr>
            <w:rFonts w:eastAsia="Calibri" w:cs="Times New Roman"/>
            <w:szCs w:val="18"/>
            <w:lang w:val="en-US"/>
          </w:rPr>
          <w:tab/>
        </w:r>
      </w:hyperlink>
      <w:r w:rsidR="00026DD1">
        <w:rPr>
          <w:rFonts w:eastAsia="Calibri" w:cs="Times New Roman"/>
          <w:szCs w:val="18"/>
          <w:lang w:val="en-US"/>
        </w:rPr>
        <w:t>7</w:t>
      </w:r>
    </w:p>
    <w:p w14:paraId="58DD8A85" w14:textId="7903932C" w:rsidR="003E5F1D" w:rsidRPr="00BF55A5" w:rsidRDefault="00C0497E" w:rsidP="00026DD1">
      <w:pPr>
        <w:widowControl w:val="0"/>
        <w:numPr>
          <w:ilvl w:val="1"/>
          <w:numId w:val="26"/>
        </w:numPr>
        <w:tabs>
          <w:tab w:val="left" w:pos="966"/>
          <w:tab w:val="right" w:leader="dot" w:pos="9748"/>
        </w:tabs>
        <w:spacing w:after="0" w:line="240" w:lineRule="auto"/>
        <w:ind w:hanging="850"/>
        <w:rPr>
          <w:rFonts w:eastAsia="Calibri" w:cs="Calibri"/>
          <w:szCs w:val="18"/>
          <w:lang w:val="en-US"/>
        </w:rPr>
      </w:pPr>
      <w:hyperlink w:anchor="_bookmark14" w:history="1">
        <w:r w:rsidR="00026DD1">
          <w:t>Key interlock Identification Labels</w:t>
        </w:r>
        <w:r w:rsidR="003E5F1D" w:rsidRPr="00BF55A5">
          <w:rPr>
            <w:rFonts w:eastAsia="Calibri" w:cs="Times New Roman"/>
            <w:szCs w:val="18"/>
            <w:lang w:val="en-US"/>
          </w:rPr>
          <w:tab/>
        </w:r>
      </w:hyperlink>
      <w:r w:rsidR="00026DD1">
        <w:rPr>
          <w:rFonts w:eastAsia="Calibri" w:cs="Times New Roman"/>
          <w:szCs w:val="18"/>
          <w:lang w:val="en-US"/>
        </w:rPr>
        <w:t>7</w:t>
      </w:r>
    </w:p>
    <w:p w14:paraId="4617F6E5" w14:textId="03CE67FF" w:rsidR="003E5F1D" w:rsidRPr="00BF55A5" w:rsidRDefault="00C0497E" w:rsidP="00026DD1">
      <w:pPr>
        <w:widowControl w:val="0"/>
        <w:numPr>
          <w:ilvl w:val="1"/>
          <w:numId w:val="26"/>
        </w:numPr>
        <w:tabs>
          <w:tab w:val="left" w:pos="966"/>
          <w:tab w:val="right" w:leader="dot" w:pos="9748"/>
        </w:tabs>
        <w:spacing w:after="0" w:line="240" w:lineRule="auto"/>
        <w:ind w:hanging="850"/>
        <w:rPr>
          <w:rFonts w:eastAsia="Calibri" w:cs="Calibri"/>
          <w:szCs w:val="18"/>
          <w:lang w:val="en-US"/>
        </w:rPr>
      </w:pPr>
      <w:hyperlink w:anchor="_bookmark15" w:history="1">
        <w:r w:rsidR="00026DD1">
          <w:rPr>
            <w:rFonts w:eastAsia="Calibri" w:cs="Times New Roman"/>
            <w:szCs w:val="18"/>
            <w:lang w:val="en-US"/>
          </w:rPr>
          <w:t>Miscellaneous Identification Products</w:t>
        </w:r>
        <w:r w:rsidR="003E5F1D" w:rsidRPr="00BF55A5">
          <w:rPr>
            <w:rFonts w:eastAsia="Calibri" w:cs="Times New Roman"/>
            <w:szCs w:val="18"/>
            <w:lang w:val="en-US"/>
          </w:rPr>
          <w:tab/>
        </w:r>
      </w:hyperlink>
      <w:r w:rsidR="00026DD1">
        <w:rPr>
          <w:rFonts w:eastAsia="Calibri" w:cs="Times New Roman"/>
          <w:szCs w:val="18"/>
          <w:lang w:val="en-US"/>
        </w:rPr>
        <w:t>8</w:t>
      </w:r>
    </w:p>
    <w:p w14:paraId="20677C38" w14:textId="45C5CCDC" w:rsidR="003E5F1D" w:rsidRPr="0016582C" w:rsidRDefault="003E5F1D" w:rsidP="00026DD1">
      <w:pPr>
        <w:widowControl w:val="0"/>
        <w:tabs>
          <w:tab w:val="left" w:pos="966"/>
          <w:tab w:val="right" w:leader="dot" w:pos="9748"/>
        </w:tabs>
        <w:spacing w:after="0" w:line="240" w:lineRule="auto"/>
        <w:ind w:left="965"/>
        <w:rPr>
          <w:rFonts w:eastAsia="Calibri" w:cs="Calibri"/>
          <w:szCs w:val="18"/>
          <w:lang w:val="en-US"/>
        </w:rPr>
      </w:pPr>
    </w:p>
    <w:p w14:paraId="3D153FB1" w14:textId="77777777" w:rsidR="003E5F1D" w:rsidRPr="00BF55A5" w:rsidRDefault="003E5F1D" w:rsidP="003E5F1D">
      <w:pPr>
        <w:widowControl w:val="0"/>
        <w:tabs>
          <w:tab w:val="left" w:pos="966"/>
          <w:tab w:val="right" w:leader="dot" w:pos="9748"/>
        </w:tabs>
        <w:spacing w:after="0" w:line="240" w:lineRule="auto"/>
        <w:ind w:left="965"/>
        <w:rPr>
          <w:rFonts w:eastAsia="Calibri" w:cs="Calibri"/>
          <w:szCs w:val="18"/>
          <w:lang w:val="en-US"/>
        </w:rPr>
      </w:pPr>
    </w:p>
    <w:p w14:paraId="733950D9" w14:textId="19559D6D" w:rsidR="003E5F1D" w:rsidRPr="00BF55A5" w:rsidRDefault="00C0497E" w:rsidP="003E5F1D">
      <w:pPr>
        <w:widowControl w:val="0"/>
        <w:tabs>
          <w:tab w:val="right" w:leader="dot" w:pos="9748"/>
        </w:tabs>
        <w:spacing w:before="120" w:after="0" w:line="240" w:lineRule="auto"/>
        <w:ind w:left="115"/>
        <w:jc w:val="left"/>
        <w:rPr>
          <w:rFonts w:eastAsia="Calibri" w:cs="Calibri"/>
          <w:szCs w:val="18"/>
          <w:lang w:val="en-US"/>
        </w:rPr>
      </w:pPr>
      <w:hyperlink w:anchor="_bookmark17" w:history="1">
        <w:r w:rsidR="003E5F1D" w:rsidRPr="00BF55A5">
          <w:rPr>
            <w:rFonts w:eastAsia="Calibri" w:cs="Times New Roman"/>
            <w:b/>
            <w:spacing w:val="3"/>
            <w:szCs w:val="18"/>
            <w:lang w:val="en-US"/>
          </w:rPr>
          <w:t xml:space="preserve"> </w:t>
        </w:r>
        <w:r w:rsidR="003E5F1D" w:rsidRPr="00BF55A5">
          <w:rPr>
            <w:rFonts w:eastAsia="Calibri" w:cs="Times New Roman"/>
            <w:b/>
            <w:szCs w:val="18"/>
            <w:lang w:val="en-US"/>
          </w:rPr>
          <w:t>3</w:t>
        </w:r>
        <w:r w:rsidR="003E5F1D" w:rsidRPr="00BF55A5">
          <w:rPr>
            <w:rFonts w:eastAsia="Calibri" w:cs="Times New Roman"/>
            <w:b/>
            <w:spacing w:val="2"/>
            <w:szCs w:val="18"/>
            <w:lang w:val="en-US"/>
          </w:rPr>
          <w:t xml:space="preserve"> </w:t>
        </w:r>
        <w:r w:rsidR="003E5F1D" w:rsidRPr="00BF55A5">
          <w:rPr>
            <w:rFonts w:eastAsia="Calibri" w:cs="Times New Roman"/>
            <w:b/>
            <w:szCs w:val="18"/>
            <w:lang w:val="en-US"/>
          </w:rPr>
          <w:t>Execution</w:t>
        </w:r>
        <w:r w:rsidR="003E5F1D" w:rsidRPr="00BF55A5">
          <w:rPr>
            <w:rFonts w:eastAsia="Calibri" w:cs="Times New Roman"/>
            <w:b/>
            <w:szCs w:val="18"/>
            <w:lang w:val="en-US"/>
          </w:rPr>
          <w:tab/>
        </w:r>
      </w:hyperlink>
      <w:r w:rsidR="00026DD1">
        <w:rPr>
          <w:rFonts w:eastAsia="Calibri" w:cs="Times New Roman"/>
          <w:b/>
          <w:szCs w:val="18"/>
          <w:lang w:val="en-US"/>
        </w:rPr>
        <w:t>9</w:t>
      </w:r>
    </w:p>
    <w:p w14:paraId="78DF9615" w14:textId="12C692AB" w:rsidR="003E5F1D" w:rsidRPr="00BF55A5" w:rsidRDefault="00C0497E" w:rsidP="00026DD1">
      <w:pPr>
        <w:widowControl w:val="0"/>
        <w:numPr>
          <w:ilvl w:val="1"/>
          <w:numId w:val="25"/>
        </w:numPr>
        <w:tabs>
          <w:tab w:val="left" w:pos="966"/>
          <w:tab w:val="right" w:leader="dot" w:pos="9748"/>
        </w:tabs>
        <w:spacing w:after="0" w:line="240" w:lineRule="auto"/>
        <w:ind w:hanging="850"/>
        <w:rPr>
          <w:rFonts w:eastAsia="Calibri" w:cs="Calibri"/>
          <w:szCs w:val="18"/>
          <w:lang w:val="en-US"/>
        </w:rPr>
      </w:pPr>
      <w:hyperlink w:anchor="_bookmark18" w:history="1">
        <w:r w:rsidR="00026DD1">
          <w:t>Application</w:t>
        </w:r>
        <w:r w:rsidR="003E5F1D" w:rsidRPr="00BF55A5">
          <w:rPr>
            <w:rFonts w:eastAsia="Calibri" w:cs="Times New Roman"/>
            <w:szCs w:val="18"/>
            <w:lang w:val="en-US"/>
          </w:rPr>
          <w:tab/>
        </w:r>
      </w:hyperlink>
      <w:r w:rsidR="00026DD1">
        <w:rPr>
          <w:rFonts w:eastAsia="Calibri" w:cs="Times New Roman"/>
          <w:szCs w:val="18"/>
          <w:lang w:val="en-US"/>
        </w:rPr>
        <w:t>9</w:t>
      </w:r>
    </w:p>
    <w:p w14:paraId="348D8A35" w14:textId="361FB4DD" w:rsidR="003E5F1D" w:rsidRPr="00BF55A5" w:rsidRDefault="00C0497E" w:rsidP="00026DD1">
      <w:pPr>
        <w:widowControl w:val="0"/>
        <w:numPr>
          <w:ilvl w:val="1"/>
          <w:numId w:val="25"/>
        </w:numPr>
        <w:tabs>
          <w:tab w:val="left" w:pos="966"/>
          <w:tab w:val="right" w:leader="dot" w:pos="9748"/>
        </w:tabs>
        <w:spacing w:after="0" w:line="240" w:lineRule="auto"/>
        <w:ind w:hanging="850"/>
        <w:rPr>
          <w:rFonts w:eastAsia="Calibri" w:cs="Calibri"/>
          <w:szCs w:val="18"/>
          <w:lang w:val="en-US"/>
        </w:rPr>
      </w:pPr>
      <w:hyperlink w:anchor="_bookmark19" w:history="1">
        <w:r w:rsidR="00026DD1">
          <w:rPr>
            <w:rFonts w:eastAsia="Calibri" w:cs="Times New Roman"/>
            <w:szCs w:val="18"/>
            <w:lang w:val="en-US"/>
          </w:rPr>
          <w:t>Installation</w:t>
        </w:r>
        <w:r w:rsidR="003E5F1D" w:rsidRPr="00BF55A5">
          <w:rPr>
            <w:rFonts w:eastAsia="Calibri" w:cs="Times New Roman"/>
            <w:szCs w:val="18"/>
            <w:lang w:val="en-US"/>
          </w:rPr>
          <w:tab/>
        </w:r>
      </w:hyperlink>
      <w:r w:rsidR="00026DD1">
        <w:rPr>
          <w:rFonts w:eastAsia="Calibri" w:cs="Times New Roman"/>
          <w:szCs w:val="18"/>
          <w:lang w:val="en-US"/>
        </w:rPr>
        <w:t>12</w:t>
      </w:r>
    </w:p>
    <w:p w14:paraId="34FBE05B" w14:textId="7E0A0410" w:rsidR="003E5F1D" w:rsidRPr="00BF55A5" w:rsidRDefault="00C0497E" w:rsidP="00026DD1">
      <w:pPr>
        <w:widowControl w:val="0"/>
        <w:numPr>
          <w:ilvl w:val="1"/>
          <w:numId w:val="25"/>
        </w:numPr>
        <w:tabs>
          <w:tab w:val="left" w:pos="966"/>
          <w:tab w:val="right" w:leader="dot" w:pos="9748"/>
        </w:tabs>
        <w:spacing w:after="0" w:line="240" w:lineRule="auto"/>
        <w:ind w:hanging="850"/>
        <w:rPr>
          <w:rFonts w:eastAsia="Calibri" w:cs="Calibri"/>
          <w:szCs w:val="18"/>
          <w:lang w:val="en-US"/>
        </w:rPr>
      </w:pPr>
      <w:hyperlink w:anchor="_bookmark20" w:history="1">
        <w:r w:rsidR="00026DD1">
          <w:t>Field Quality Control</w:t>
        </w:r>
        <w:r w:rsidR="003E5F1D" w:rsidRPr="00BF55A5">
          <w:rPr>
            <w:rFonts w:eastAsia="Calibri" w:cs="Times New Roman"/>
            <w:szCs w:val="18"/>
            <w:lang w:val="en-US"/>
          </w:rPr>
          <w:tab/>
          <w:t>1</w:t>
        </w:r>
      </w:hyperlink>
      <w:r w:rsidR="00026DD1">
        <w:rPr>
          <w:rFonts w:eastAsia="Calibri" w:cs="Times New Roman"/>
          <w:szCs w:val="18"/>
          <w:lang w:val="en-US"/>
        </w:rPr>
        <w:t>3</w:t>
      </w:r>
    </w:p>
    <w:p w14:paraId="3DDAD960" w14:textId="10E80E34" w:rsidR="003E5F1D" w:rsidRPr="00BF55A5" w:rsidRDefault="00C0497E" w:rsidP="00026DD1">
      <w:pPr>
        <w:widowControl w:val="0"/>
        <w:numPr>
          <w:ilvl w:val="1"/>
          <w:numId w:val="25"/>
        </w:numPr>
        <w:tabs>
          <w:tab w:val="left" w:pos="966"/>
          <w:tab w:val="right" w:leader="dot" w:pos="9748"/>
        </w:tabs>
        <w:spacing w:after="0" w:line="240" w:lineRule="auto"/>
        <w:ind w:hanging="850"/>
        <w:rPr>
          <w:rFonts w:eastAsia="Calibri" w:cs="Calibri"/>
          <w:szCs w:val="18"/>
          <w:lang w:val="en-US"/>
        </w:rPr>
      </w:pPr>
      <w:hyperlink w:anchor="_bookmark21" w:history="1">
        <w:r w:rsidR="00026DD1">
          <w:rPr>
            <w:rFonts w:eastAsia="Calibri" w:cs="Times New Roman"/>
            <w:szCs w:val="18"/>
            <w:lang w:val="en-US"/>
          </w:rPr>
          <w:t>Typical Nameplates</w:t>
        </w:r>
        <w:r w:rsidR="003E5F1D" w:rsidRPr="00BF55A5">
          <w:rPr>
            <w:rFonts w:eastAsia="Calibri" w:cs="Times New Roman"/>
            <w:szCs w:val="18"/>
            <w:lang w:val="en-US"/>
          </w:rPr>
          <w:tab/>
          <w:t>1</w:t>
        </w:r>
      </w:hyperlink>
      <w:r w:rsidR="00026DD1">
        <w:rPr>
          <w:rFonts w:eastAsia="Calibri" w:cs="Times New Roman"/>
          <w:szCs w:val="18"/>
          <w:lang w:val="en-US"/>
        </w:rPr>
        <w:t>3</w:t>
      </w:r>
    </w:p>
    <w:p w14:paraId="2BF990A7" w14:textId="64B8786E" w:rsidR="003E5F1D" w:rsidRPr="00BF55A5" w:rsidRDefault="003E5F1D" w:rsidP="00026DD1">
      <w:pPr>
        <w:widowControl w:val="0"/>
        <w:tabs>
          <w:tab w:val="left" w:pos="966"/>
          <w:tab w:val="right" w:leader="dot" w:pos="9748"/>
        </w:tabs>
        <w:spacing w:after="0" w:line="240" w:lineRule="auto"/>
        <w:ind w:left="965"/>
        <w:rPr>
          <w:rFonts w:eastAsia="Calibri" w:cs="Calibri"/>
          <w:szCs w:val="18"/>
          <w:lang w:val="en-US"/>
        </w:rPr>
      </w:pPr>
    </w:p>
    <w:p w14:paraId="110A2120" w14:textId="67FB0363" w:rsidR="0071329E" w:rsidRDefault="0071329E">
      <w:pPr>
        <w:spacing w:after="160" w:line="259" w:lineRule="auto"/>
        <w:jc w:val="left"/>
        <w:sectPr w:rsidR="0071329E" w:rsidSect="00BF3555">
          <w:headerReference w:type="default" r:id="rId8"/>
          <w:footerReference w:type="default" r:id="rId9"/>
          <w:headerReference w:type="first" r:id="rId10"/>
          <w:pgSz w:w="11906" w:h="16838" w:code="9"/>
          <w:pgMar w:top="1247" w:right="1247" w:bottom="1247" w:left="1247" w:header="680" w:footer="680" w:gutter="0"/>
          <w:pgNumType w:fmt="lowerRoman" w:start="1"/>
          <w:cols w:space="708"/>
          <w:titlePg/>
          <w:docGrid w:linePitch="360"/>
        </w:sectPr>
      </w:pPr>
    </w:p>
    <w:p w14:paraId="4CA57E59" w14:textId="5BC4380B" w:rsidR="007B1567" w:rsidRDefault="0077498D" w:rsidP="0077498D">
      <w:pPr>
        <w:pStyle w:val="Heading1"/>
      </w:pPr>
      <w:bookmarkStart w:id="113" w:name="_Toc37957250"/>
      <w:r w:rsidRPr="0077498D">
        <w:lastRenderedPageBreak/>
        <w:t>General</w:t>
      </w:r>
      <w:bookmarkEnd w:id="113"/>
    </w:p>
    <w:p w14:paraId="193E99BA" w14:textId="32941550" w:rsidR="0077498D" w:rsidRPr="005460F0" w:rsidRDefault="00297AE6" w:rsidP="006F53B8">
      <w:pPr>
        <w:pStyle w:val="Heading2"/>
        <w:rPr>
          <w:rFonts w:eastAsia="Times New Roman" w:hAnsi="Times New Roman" w:cs="Times New Roman"/>
        </w:rPr>
      </w:pPr>
      <w:r>
        <w:rPr>
          <w:rFonts w:eastAsia="Times New Roman" w:hAnsi="Times New Roman" w:cs="Times New Roman"/>
        </w:rPr>
        <w:t>Summary</w:t>
      </w:r>
    </w:p>
    <w:p w14:paraId="2CADF9D5"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Section Includes:</w:t>
      </w:r>
    </w:p>
    <w:p w14:paraId="295636C6"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Identification for raceway.</w:t>
      </w:r>
    </w:p>
    <w:p w14:paraId="6B800DF6"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Identification for conductors and communication and control cable.</w:t>
      </w:r>
    </w:p>
    <w:p w14:paraId="2AA493E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Underground-line warning tape.</w:t>
      </w:r>
    </w:p>
    <w:p w14:paraId="06C9B572"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Warning labels and signs.</w:t>
      </w:r>
    </w:p>
    <w:p w14:paraId="03428B5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Instruction signs.</w:t>
      </w:r>
    </w:p>
    <w:p w14:paraId="2AE75F0B"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Equipment identification labels.</w:t>
      </w:r>
    </w:p>
    <w:p w14:paraId="093600D1" w14:textId="681C9C27" w:rsidR="0071329E" w:rsidRDefault="0071329E" w:rsidP="0071329E">
      <w:pPr>
        <w:pStyle w:val="SPECText4"/>
        <w:rPr>
          <w:rFonts w:asciiTheme="minorHAnsi" w:hAnsiTheme="minorHAnsi"/>
          <w:sz w:val="18"/>
          <w:szCs w:val="18"/>
        </w:rPr>
      </w:pPr>
      <w:r w:rsidRPr="0071329E">
        <w:rPr>
          <w:rFonts w:asciiTheme="minorHAnsi" w:hAnsiTheme="minorHAnsi"/>
          <w:sz w:val="18"/>
          <w:szCs w:val="18"/>
        </w:rPr>
        <w:t>Miscellaneous identification products.</w:t>
      </w:r>
    </w:p>
    <w:p w14:paraId="2C9F8233" w14:textId="7E52A5EE" w:rsidR="0071329E" w:rsidRDefault="0071329E" w:rsidP="0071329E">
      <w:pPr>
        <w:pStyle w:val="SPECText4"/>
        <w:numPr>
          <w:ilvl w:val="0"/>
          <w:numId w:val="0"/>
        </w:numPr>
        <w:rPr>
          <w:rFonts w:asciiTheme="minorHAnsi" w:hAnsiTheme="minorHAnsi"/>
          <w:sz w:val="18"/>
          <w:szCs w:val="18"/>
        </w:rPr>
      </w:pPr>
    </w:p>
    <w:p w14:paraId="035CF394" w14:textId="041579D9" w:rsidR="0071329E" w:rsidRPr="005460F0" w:rsidRDefault="003416F3" w:rsidP="0071329E">
      <w:pPr>
        <w:pStyle w:val="Heading2"/>
        <w:rPr>
          <w:rFonts w:eastAsia="Times New Roman"/>
        </w:rPr>
      </w:pPr>
      <w:r>
        <w:rPr>
          <w:rFonts w:eastAsia="Times New Roman"/>
        </w:rPr>
        <w:t>Definitions</w:t>
      </w:r>
    </w:p>
    <w:p w14:paraId="1F041226" w14:textId="2DD7F1A8" w:rsidR="0071329E" w:rsidRPr="003416F3" w:rsidRDefault="0071329E" w:rsidP="00026DD1">
      <w:pPr>
        <w:pStyle w:val="SPECText3"/>
        <w:numPr>
          <w:ilvl w:val="2"/>
          <w:numId w:val="6"/>
        </w:numPr>
        <w:rPr>
          <w:rFonts w:asciiTheme="minorHAnsi" w:hAnsiTheme="minorHAnsi"/>
          <w:sz w:val="18"/>
          <w:szCs w:val="18"/>
        </w:rPr>
      </w:pPr>
      <w:r w:rsidRPr="003416F3">
        <w:rPr>
          <w:rFonts w:asciiTheme="minorHAnsi" w:hAnsiTheme="minorHAnsi"/>
          <w:sz w:val="18"/>
          <w:szCs w:val="18"/>
        </w:rPr>
        <w:t>Refer to Section 26 05 00, “Common Work Results for Electrical” and Section 01 42 00, “References” for common definitions used throughout all specifications.</w:t>
      </w:r>
    </w:p>
    <w:p w14:paraId="505E766C" w14:textId="52F1F682" w:rsidR="0071329E" w:rsidRDefault="0071329E" w:rsidP="0071329E">
      <w:pPr>
        <w:pStyle w:val="SPECText3"/>
        <w:numPr>
          <w:ilvl w:val="0"/>
          <w:numId w:val="0"/>
        </w:numPr>
        <w:rPr>
          <w:rFonts w:asciiTheme="minorHAnsi" w:hAnsiTheme="minorHAnsi"/>
          <w:sz w:val="18"/>
          <w:szCs w:val="18"/>
        </w:rPr>
      </w:pPr>
    </w:p>
    <w:p w14:paraId="10323746" w14:textId="40437A78" w:rsidR="0071329E" w:rsidRPr="005460F0" w:rsidRDefault="003416F3" w:rsidP="0071329E">
      <w:pPr>
        <w:pStyle w:val="Heading2"/>
        <w:rPr>
          <w:rFonts w:eastAsia="Times New Roman"/>
        </w:rPr>
      </w:pPr>
      <w:r>
        <w:rPr>
          <w:rFonts w:eastAsia="Times New Roman"/>
        </w:rPr>
        <w:t>References</w:t>
      </w:r>
    </w:p>
    <w:p w14:paraId="77E11090" w14:textId="77777777" w:rsidR="0071329E" w:rsidRPr="003416F3" w:rsidRDefault="0071329E" w:rsidP="00026DD1">
      <w:pPr>
        <w:pStyle w:val="SPECText3"/>
        <w:numPr>
          <w:ilvl w:val="2"/>
          <w:numId w:val="7"/>
        </w:numPr>
        <w:rPr>
          <w:rFonts w:asciiTheme="minorHAnsi" w:hAnsiTheme="minorHAnsi"/>
          <w:sz w:val="18"/>
          <w:szCs w:val="18"/>
        </w:rPr>
      </w:pPr>
      <w:r w:rsidRPr="003416F3">
        <w:rPr>
          <w:rFonts w:asciiTheme="minorHAnsi" w:hAnsiTheme="minorHAnsi"/>
          <w:sz w:val="18"/>
          <w:szCs w:val="18"/>
        </w:rPr>
        <w:t>Refer to Section 01 42 00, “References” for common references used throughout all specifications.</w:t>
      </w:r>
    </w:p>
    <w:p w14:paraId="10455ED3" w14:textId="7CCAC48E" w:rsidR="0071329E" w:rsidRDefault="0071329E" w:rsidP="0071329E">
      <w:pPr>
        <w:pStyle w:val="SPECText3"/>
        <w:rPr>
          <w:rFonts w:asciiTheme="minorHAnsi" w:hAnsiTheme="minorHAnsi"/>
          <w:sz w:val="18"/>
          <w:szCs w:val="18"/>
        </w:rPr>
      </w:pPr>
      <w:r w:rsidRPr="0071329E">
        <w:rPr>
          <w:rFonts w:asciiTheme="minorHAnsi" w:hAnsiTheme="minorHAnsi"/>
          <w:sz w:val="18"/>
          <w:szCs w:val="18"/>
        </w:rPr>
        <w:t>Refer to Section 09 90 00, “Painting and Coating” for materials and application for painted identification.</w:t>
      </w:r>
    </w:p>
    <w:p w14:paraId="09E38023" w14:textId="77B77EA0" w:rsidR="0071329E" w:rsidRDefault="0071329E" w:rsidP="0071329E">
      <w:pPr>
        <w:pStyle w:val="SPECText3"/>
        <w:numPr>
          <w:ilvl w:val="0"/>
          <w:numId w:val="0"/>
        </w:numPr>
        <w:rPr>
          <w:rFonts w:asciiTheme="minorHAnsi" w:hAnsiTheme="minorHAnsi"/>
          <w:sz w:val="18"/>
          <w:szCs w:val="18"/>
        </w:rPr>
      </w:pPr>
    </w:p>
    <w:p w14:paraId="6D630C32" w14:textId="3420323E" w:rsidR="0071329E" w:rsidRPr="005460F0" w:rsidRDefault="0071329E" w:rsidP="0071329E">
      <w:pPr>
        <w:pStyle w:val="Heading2"/>
        <w:rPr>
          <w:rFonts w:eastAsia="Times New Roman"/>
        </w:rPr>
      </w:pPr>
      <w:r>
        <w:rPr>
          <w:rFonts w:eastAsia="Times New Roman"/>
        </w:rPr>
        <w:t>Su</w:t>
      </w:r>
      <w:r w:rsidR="003416F3">
        <w:rPr>
          <w:rFonts w:eastAsia="Times New Roman"/>
        </w:rPr>
        <w:t>bmittal Documentation Requirements</w:t>
      </w:r>
    </w:p>
    <w:p w14:paraId="04D80BA1" w14:textId="52E55DED" w:rsidR="0071329E" w:rsidRPr="003416F3" w:rsidRDefault="0071329E" w:rsidP="00026DD1">
      <w:pPr>
        <w:pStyle w:val="SPECText3"/>
        <w:numPr>
          <w:ilvl w:val="2"/>
          <w:numId w:val="8"/>
        </w:numPr>
        <w:rPr>
          <w:rFonts w:asciiTheme="minorHAnsi" w:hAnsiTheme="minorHAnsi"/>
          <w:sz w:val="18"/>
          <w:szCs w:val="18"/>
        </w:rPr>
      </w:pPr>
      <w:r w:rsidRPr="003416F3">
        <w:rPr>
          <w:rFonts w:asciiTheme="minorHAnsi" w:hAnsiTheme="minorHAnsi"/>
          <w:sz w:val="18"/>
          <w:szCs w:val="18"/>
        </w:rPr>
        <w:t>Refer to Section 26 05 00, “Common Work Results for Electrical” for submittal documentation requirements.</w:t>
      </w:r>
    </w:p>
    <w:p w14:paraId="44513207" w14:textId="79F903B7" w:rsidR="0071329E" w:rsidRDefault="0071329E" w:rsidP="0071329E">
      <w:pPr>
        <w:pStyle w:val="SPECText3"/>
        <w:numPr>
          <w:ilvl w:val="0"/>
          <w:numId w:val="0"/>
        </w:numPr>
        <w:rPr>
          <w:rFonts w:asciiTheme="minorHAnsi" w:hAnsiTheme="minorHAnsi"/>
          <w:sz w:val="18"/>
          <w:szCs w:val="18"/>
        </w:rPr>
      </w:pPr>
    </w:p>
    <w:p w14:paraId="521CDC5F" w14:textId="6A0E8F18" w:rsidR="0071329E" w:rsidRPr="005460F0" w:rsidRDefault="0071329E" w:rsidP="0071329E">
      <w:pPr>
        <w:pStyle w:val="Heading2"/>
        <w:rPr>
          <w:rFonts w:eastAsia="Times New Roman"/>
        </w:rPr>
      </w:pPr>
      <w:r>
        <w:rPr>
          <w:rFonts w:eastAsia="Times New Roman"/>
        </w:rPr>
        <w:t>Su</w:t>
      </w:r>
      <w:r w:rsidR="003416F3">
        <w:rPr>
          <w:rFonts w:eastAsia="Times New Roman"/>
        </w:rPr>
        <w:t>bmittals</w:t>
      </w:r>
    </w:p>
    <w:p w14:paraId="1278DAA0" w14:textId="77777777" w:rsidR="0071329E" w:rsidRPr="003416F3" w:rsidRDefault="0071329E" w:rsidP="00026DD1">
      <w:pPr>
        <w:pStyle w:val="SPECText3"/>
        <w:numPr>
          <w:ilvl w:val="2"/>
          <w:numId w:val="9"/>
        </w:numPr>
        <w:rPr>
          <w:rFonts w:asciiTheme="minorHAnsi" w:hAnsiTheme="minorHAnsi"/>
          <w:sz w:val="18"/>
          <w:szCs w:val="18"/>
        </w:rPr>
      </w:pPr>
      <w:r w:rsidRPr="003416F3">
        <w:rPr>
          <w:rFonts w:asciiTheme="minorHAnsi" w:hAnsiTheme="minorHAnsi"/>
          <w:sz w:val="18"/>
          <w:szCs w:val="18"/>
        </w:rPr>
        <w:t>Action Submittals:</w:t>
      </w:r>
    </w:p>
    <w:p w14:paraId="4167EDB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Product Data: For each electrical identification product indicated.</w:t>
      </w:r>
    </w:p>
    <w:p w14:paraId="4B16504E"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Identification Schedule: An index of nomenclature of electrical equipment and system components used in identification signs and labels.</w:t>
      </w:r>
    </w:p>
    <w:p w14:paraId="3213923C"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Schedule: Provide a full schedule of all labels to be provided prior to the manufacture of the labels.</w:t>
      </w:r>
    </w:p>
    <w:p w14:paraId="33DDCFBB" w14:textId="75B8ED6A" w:rsidR="0071329E" w:rsidRDefault="0071329E" w:rsidP="0071329E">
      <w:pPr>
        <w:pStyle w:val="SPECText4"/>
        <w:rPr>
          <w:rFonts w:asciiTheme="minorHAnsi" w:hAnsiTheme="minorHAnsi"/>
          <w:sz w:val="18"/>
          <w:szCs w:val="18"/>
        </w:rPr>
      </w:pPr>
      <w:r w:rsidRPr="0071329E">
        <w:rPr>
          <w:rFonts w:asciiTheme="minorHAnsi" w:hAnsiTheme="minorHAnsi"/>
          <w:sz w:val="18"/>
          <w:szCs w:val="18"/>
        </w:rPr>
        <w:t>Samples: For each type of label and sign to illustrate size, colors, lettering style, mounting provisions, and graphic features of identification products.</w:t>
      </w:r>
    </w:p>
    <w:p w14:paraId="5278FDA8" w14:textId="06A80381" w:rsidR="0071329E" w:rsidRDefault="0071329E" w:rsidP="0071329E">
      <w:pPr>
        <w:pStyle w:val="SPECText4"/>
        <w:numPr>
          <w:ilvl w:val="0"/>
          <w:numId w:val="0"/>
        </w:numPr>
        <w:rPr>
          <w:rFonts w:asciiTheme="minorHAnsi" w:hAnsiTheme="minorHAnsi"/>
          <w:sz w:val="18"/>
          <w:szCs w:val="18"/>
        </w:rPr>
      </w:pPr>
    </w:p>
    <w:p w14:paraId="3A38E551" w14:textId="5CC1DDE0" w:rsidR="0071329E" w:rsidRPr="005460F0" w:rsidRDefault="0071329E" w:rsidP="0071329E">
      <w:pPr>
        <w:pStyle w:val="Heading2"/>
        <w:rPr>
          <w:rFonts w:eastAsia="Times New Roman"/>
        </w:rPr>
      </w:pPr>
      <w:r>
        <w:rPr>
          <w:rFonts w:eastAsia="Times New Roman"/>
        </w:rPr>
        <w:t>S</w:t>
      </w:r>
      <w:r w:rsidR="003416F3">
        <w:rPr>
          <w:rFonts w:eastAsia="Times New Roman"/>
        </w:rPr>
        <w:t>ite Conditions</w:t>
      </w:r>
    </w:p>
    <w:p w14:paraId="728030FC" w14:textId="732D9FF0" w:rsidR="0071329E" w:rsidRPr="003416F3" w:rsidRDefault="0071329E" w:rsidP="00026DD1">
      <w:pPr>
        <w:pStyle w:val="SPECText3"/>
        <w:numPr>
          <w:ilvl w:val="2"/>
          <w:numId w:val="10"/>
        </w:numPr>
        <w:rPr>
          <w:rFonts w:asciiTheme="minorHAnsi" w:hAnsiTheme="minorHAnsi"/>
          <w:sz w:val="18"/>
          <w:szCs w:val="18"/>
        </w:rPr>
      </w:pPr>
      <w:r w:rsidRPr="003416F3">
        <w:rPr>
          <w:rFonts w:asciiTheme="minorHAnsi" w:hAnsiTheme="minorHAnsi"/>
          <w:sz w:val="18"/>
          <w:szCs w:val="18"/>
        </w:rPr>
        <w:t>Refer to Section 26 05 00, “Common Work Results for Electrical” for site conditions applicable to this project.</w:t>
      </w:r>
    </w:p>
    <w:p w14:paraId="385DAA22" w14:textId="42186F92" w:rsidR="0071329E" w:rsidRDefault="0071329E" w:rsidP="0071329E">
      <w:pPr>
        <w:pStyle w:val="SPECText3"/>
        <w:numPr>
          <w:ilvl w:val="0"/>
          <w:numId w:val="0"/>
        </w:numPr>
        <w:rPr>
          <w:rFonts w:asciiTheme="minorHAnsi" w:hAnsiTheme="minorHAnsi"/>
          <w:sz w:val="18"/>
          <w:szCs w:val="18"/>
        </w:rPr>
      </w:pPr>
    </w:p>
    <w:p w14:paraId="3E7D1AC4" w14:textId="77777777" w:rsidR="003416F3" w:rsidRDefault="003416F3" w:rsidP="0071329E">
      <w:pPr>
        <w:pStyle w:val="SPECText3"/>
        <w:numPr>
          <w:ilvl w:val="0"/>
          <w:numId w:val="0"/>
        </w:numPr>
        <w:rPr>
          <w:rFonts w:asciiTheme="minorHAnsi" w:hAnsiTheme="minorHAnsi"/>
          <w:sz w:val="18"/>
          <w:szCs w:val="18"/>
        </w:rPr>
      </w:pPr>
    </w:p>
    <w:p w14:paraId="0AE8D77D" w14:textId="0F59F822" w:rsidR="0071329E" w:rsidRPr="005460F0" w:rsidRDefault="003416F3" w:rsidP="0071329E">
      <w:pPr>
        <w:pStyle w:val="Heading2"/>
        <w:rPr>
          <w:rFonts w:eastAsia="Times New Roman"/>
        </w:rPr>
      </w:pPr>
      <w:r>
        <w:rPr>
          <w:rFonts w:eastAsia="Times New Roman"/>
        </w:rPr>
        <w:lastRenderedPageBreak/>
        <w:t>Quality Assurance</w:t>
      </w:r>
    </w:p>
    <w:p w14:paraId="5BF908A8" w14:textId="77777777" w:rsidR="0071329E" w:rsidRPr="003416F3" w:rsidRDefault="0071329E" w:rsidP="00026DD1">
      <w:pPr>
        <w:pStyle w:val="SPECText3"/>
        <w:numPr>
          <w:ilvl w:val="2"/>
          <w:numId w:val="11"/>
        </w:numPr>
        <w:rPr>
          <w:rStyle w:val="normaltextrun"/>
          <w:rFonts w:asciiTheme="minorHAnsi" w:hAnsiTheme="minorHAnsi"/>
          <w:sz w:val="18"/>
          <w:szCs w:val="18"/>
        </w:rPr>
      </w:pPr>
      <w:r w:rsidRPr="003416F3">
        <w:rPr>
          <w:rStyle w:val="normaltextrun"/>
          <w:rFonts w:asciiTheme="minorHAnsi" w:hAnsiTheme="minorHAnsi"/>
          <w:sz w:val="18"/>
          <w:szCs w:val="18"/>
        </w:rPr>
        <w:t>Electrical Components, Devices, and Accessories:  CE marking indicating product compliance with EU legislation and EC directives applicable. Compliance of the equipment and components supplied with appropriate EU legislative requirements and standards is the sole responsibility of the Supplier, regardless as to whether the equipment or components in question are sourced from inside or outside the EU, from a sub-supplier or from any other third party.</w:t>
      </w:r>
    </w:p>
    <w:p w14:paraId="7BCDF623" w14:textId="77777777" w:rsidR="0071329E" w:rsidRPr="0071329E" w:rsidRDefault="0071329E" w:rsidP="0071329E">
      <w:pPr>
        <w:pStyle w:val="SPECText3"/>
        <w:rPr>
          <w:rStyle w:val="normaltextrun"/>
          <w:rFonts w:asciiTheme="minorHAnsi" w:hAnsiTheme="minorHAnsi"/>
          <w:sz w:val="18"/>
          <w:szCs w:val="18"/>
        </w:rPr>
      </w:pPr>
      <w:r w:rsidRPr="0071329E">
        <w:rPr>
          <w:rStyle w:val="normaltextrun"/>
          <w:rFonts w:asciiTheme="minorHAnsi" w:hAnsiTheme="minorHAnsi"/>
          <w:sz w:val="18"/>
          <w:szCs w:val="18"/>
        </w:rPr>
        <w:t xml:space="preserve">Comply with European Standards Organisation (ESO’s) </w:t>
      </w:r>
    </w:p>
    <w:p w14:paraId="27688624" w14:textId="77777777" w:rsidR="0071329E" w:rsidRPr="0071329E" w:rsidRDefault="0071329E" w:rsidP="0071329E">
      <w:pPr>
        <w:pStyle w:val="SPECText4"/>
        <w:rPr>
          <w:rStyle w:val="normaltextrun"/>
          <w:rFonts w:asciiTheme="minorHAnsi" w:hAnsiTheme="minorHAnsi"/>
          <w:sz w:val="18"/>
          <w:szCs w:val="18"/>
        </w:rPr>
      </w:pPr>
      <w:r w:rsidRPr="0071329E">
        <w:rPr>
          <w:rStyle w:val="normaltextrun"/>
          <w:rFonts w:asciiTheme="minorHAnsi" w:hAnsiTheme="minorHAnsi"/>
          <w:sz w:val="18"/>
          <w:szCs w:val="18"/>
        </w:rPr>
        <w:t>CEN</w:t>
      </w:r>
    </w:p>
    <w:p w14:paraId="6FEEDC6E" w14:textId="77777777" w:rsidR="0071329E" w:rsidRPr="0071329E" w:rsidRDefault="0071329E" w:rsidP="0071329E">
      <w:pPr>
        <w:pStyle w:val="SPECText4"/>
        <w:rPr>
          <w:rStyle w:val="normaltextrun"/>
          <w:rFonts w:asciiTheme="minorHAnsi" w:hAnsiTheme="minorHAnsi"/>
          <w:sz w:val="18"/>
          <w:szCs w:val="18"/>
        </w:rPr>
      </w:pPr>
      <w:r w:rsidRPr="0071329E">
        <w:rPr>
          <w:rStyle w:val="normaltextrun"/>
          <w:rFonts w:asciiTheme="minorHAnsi" w:hAnsiTheme="minorHAnsi"/>
          <w:sz w:val="18"/>
          <w:szCs w:val="18"/>
        </w:rPr>
        <w:t>CENELEC</w:t>
      </w:r>
    </w:p>
    <w:p w14:paraId="398B617F" w14:textId="78CB1B18" w:rsidR="0071329E" w:rsidRDefault="0071329E" w:rsidP="0071329E">
      <w:pPr>
        <w:pStyle w:val="SPECText4"/>
        <w:rPr>
          <w:ins w:id="114" w:author="Mark West" w:date="2020-07-17T11:20:00Z"/>
          <w:rStyle w:val="normaltextrun"/>
          <w:rFonts w:asciiTheme="minorHAnsi" w:hAnsiTheme="minorHAnsi"/>
          <w:sz w:val="18"/>
          <w:szCs w:val="18"/>
        </w:rPr>
      </w:pPr>
      <w:r w:rsidRPr="0071329E">
        <w:rPr>
          <w:rStyle w:val="normaltextrun"/>
          <w:rFonts w:asciiTheme="minorHAnsi" w:hAnsiTheme="minorHAnsi"/>
          <w:sz w:val="18"/>
          <w:szCs w:val="18"/>
        </w:rPr>
        <w:t>ETSI</w:t>
      </w:r>
    </w:p>
    <w:p w14:paraId="22DB6035" w14:textId="32C17042" w:rsidR="002956FF" w:rsidRPr="0071329E" w:rsidRDefault="002956FF" w:rsidP="0071329E">
      <w:pPr>
        <w:pStyle w:val="SPECText4"/>
        <w:rPr>
          <w:rStyle w:val="normaltextrun"/>
          <w:rFonts w:asciiTheme="minorHAnsi" w:hAnsiTheme="minorHAnsi"/>
          <w:sz w:val="18"/>
          <w:szCs w:val="18"/>
        </w:rPr>
      </w:pPr>
      <w:ins w:id="115" w:author="Mark West" w:date="2020-07-17T11:20:00Z">
        <w:r>
          <w:rPr>
            <w:rStyle w:val="normaltextrun"/>
            <w:rFonts w:asciiTheme="minorHAnsi" w:hAnsiTheme="minorHAnsi"/>
            <w:sz w:val="18"/>
            <w:szCs w:val="18"/>
          </w:rPr>
          <w:t>I.S.</w:t>
        </w:r>
      </w:ins>
      <w:ins w:id="116" w:author="Mark West" w:date="2020-07-17T11:21:00Z">
        <w:r>
          <w:rPr>
            <w:rStyle w:val="normaltextrun"/>
            <w:rFonts w:asciiTheme="minorHAnsi" w:hAnsiTheme="minorHAnsi"/>
            <w:sz w:val="18"/>
            <w:szCs w:val="18"/>
          </w:rPr>
          <w:t xml:space="preserve"> 10101:2020</w:t>
        </w:r>
      </w:ins>
    </w:p>
    <w:p w14:paraId="33281097" w14:textId="77777777" w:rsidR="0071329E" w:rsidRPr="0071329E" w:rsidRDefault="0071329E" w:rsidP="0071329E">
      <w:pPr>
        <w:pStyle w:val="SPECText3"/>
        <w:rPr>
          <w:rStyle w:val="normaltextrun"/>
          <w:rFonts w:asciiTheme="minorHAnsi" w:hAnsiTheme="minorHAnsi"/>
          <w:sz w:val="18"/>
          <w:szCs w:val="18"/>
        </w:rPr>
      </w:pPr>
      <w:r w:rsidRPr="0071329E">
        <w:rPr>
          <w:rStyle w:val="normaltextrun"/>
          <w:rFonts w:asciiTheme="minorHAnsi" w:hAnsiTheme="minorHAnsi"/>
          <w:sz w:val="18"/>
          <w:szCs w:val="18"/>
        </w:rPr>
        <w:t>Coordination</w:t>
      </w:r>
    </w:p>
    <w:p w14:paraId="23114753" w14:textId="096813C5" w:rsidR="0071329E" w:rsidRDefault="0071329E" w:rsidP="0071329E">
      <w:pPr>
        <w:pStyle w:val="SPECText4"/>
        <w:rPr>
          <w:rStyle w:val="normaltextrun"/>
          <w:rFonts w:asciiTheme="minorHAnsi" w:hAnsiTheme="minorHAnsi"/>
          <w:sz w:val="18"/>
          <w:szCs w:val="18"/>
        </w:rPr>
      </w:pPr>
      <w:del w:id="117" w:author="Mark West" w:date="2020-07-17T11:19:00Z">
        <w:r w:rsidRPr="0071329E" w:rsidDel="002956FF">
          <w:rPr>
            <w:rStyle w:val="normaltextrun"/>
            <w:rFonts w:asciiTheme="minorHAnsi" w:hAnsiTheme="minorHAnsi"/>
            <w:sz w:val="18"/>
            <w:szCs w:val="18"/>
          </w:rPr>
          <w:delText>Coordinadte</w:delText>
        </w:r>
      </w:del>
      <w:ins w:id="118" w:author="Mark West" w:date="2020-07-17T11:19:00Z">
        <w:r w:rsidR="002956FF" w:rsidRPr="0071329E">
          <w:rPr>
            <w:rStyle w:val="normaltextrun"/>
            <w:rFonts w:asciiTheme="minorHAnsi" w:hAnsiTheme="minorHAnsi"/>
            <w:sz w:val="18"/>
            <w:szCs w:val="18"/>
          </w:rPr>
          <w:t>Coordinate</w:t>
        </w:r>
      </w:ins>
      <w:r w:rsidRPr="0071329E">
        <w:rPr>
          <w:rStyle w:val="normaltextrun"/>
          <w:rFonts w:asciiTheme="minorHAnsi" w:hAnsiTheme="minorHAnsi"/>
          <w:sz w:val="18"/>
          <w:szCs w:val="18"/>
        </w:rPr>
        <w:t xml:space="preserve"> identification names, abbreviations, colours and other features with requirements in the contract documents, shop drawings, manufacturers wiring diagrams, and the Operation and Maintenance Manual, and with those required</w:t>
      </w:r>
      <w:ins w:id="119" w:author="Mark West" w:date="2020-07-17T11:19:00Z">
        <w:r w:rsidR="002956FF">
          <w:rPr>
            <w:rStyle w:val="normaltextrun"/>
            <w:rFonts w:asciiTheme="minorHAnsi" w:hAnsiTheme="minorHAnsi"/>
            <w:sz w:val="18"/>
            <w:szCs w:val="18"/>
          </w:rPr>
          <w:t xml:space="preserve"> </w:t>
        </w:r>
      </w:ins>
      <w:r w:rsidRPr="0071329E">
        <w:rPr>
          <w:rStyle w:val="normaltextrun"/>
          <w:rFonts w:asciiTheme="minorHAnsi" w:hAnsiTheme="minorHAnsi"/>
          <w:sz w:val="18"/>
          <w:szCs w:val="18"/>
        </w:rPr>
        <w:t xml:space="preserve">by applicable codes, standards and 1989/391/EEC. Use consistent designations throughout the project. </w:t>
      </w:r>
    </w:p>
    <w:p w14:paraId="723EC54A" w14:textId="6D239400" w:rsidR="0071329E" w:rsidRDefault="0071329E" w:rsidP="0071329E">
      <w:pPr>
        <w:pStyle w:val="SPECText4"/>
        <w:numPr>
          <w:ilvl w:val="0"/>
          <w:numId w:val="0"/>
        </w:numPr>
        <w:rPr>
          <w:rStyle w:val="normaltextrun"/>
          <w:rFonts w:asciiTheme="minorHAnsi" w:hAnsiTheme="minorHAnsi"/>
          <w:sz w:val="18"/>
          <w:szCs w:val="18"/>
        </w:rPr>
      </w:pPr>
    </w:p>
    <w:p w14:paraId="3EA1C965" w14:textId="7C2BF398" w:rsidR="0071329E" w:rsidRPr="005460F0" w:rsidRDefault="003416F3" w:rsidP="0071329E">
      <w:pPr>
        <w:pStyle w:val="Heading2"/>
        <w:rPr>
          <w:rFonts w:eastAsia="Times New Roman"/>
        </w:rPr>
      </w:pPr>
      <w:r>
        <w:rPr>
          <w:rFonts w:eastAsia="Times New Roman"/>
        </w:rPr>
        <w:t>Delivery, Storage and Handling</w:t>
      </w:r>
    </w:p>
    <w:p w14:paraId="5C2AA7F3" w14:textId="609F223F" w:rsidR="0071329E" w:rsidRPr="003416F3" w:rsidRDefault="0071329E" w:rsidP="00026DD1">
      <w:pPr>
        <w:pStyle w:val="SPECText3"/>
        <w:numPr>
          <w:ilvl w:val="2"/>
          <w:numId w:val="12"/>
        </w:numPr>
        <w:rPr>
          <w:rFonts w:asciiTheme="minorHAnsi" w:hAnsiTheme="minorHAnsi"/>
          <w:sz w:val="18"/>
          <w:szCs w:val="18"/>
        </w:rPr>
      </w:pPr>
      <w:r w:rsidRPr="003416F3">
        <w:rPr>
          <w:rFonts w:asciiTheme="minorHAnsi" w:hAnsiTheme="minorHAnsi"/>
          <w:sz w:val="18"/>
          <w:szCs w:val="18"/>
        </w:rPr>
        <w:t>Refer to Section 26 05 00, “Common Work Results for Electrical” for typical requirements.</w:t>
      </w:r>
    </w:p>
    <w:p w14:paraId="53F1B0B7" w14:textId="7A15308C" w:rsidR="0071329E" w:rsidRDefault="0071329E" w:rsidP="0071329E">
      <w:pPr>
        <w:pStyle w:val="SPECText3"/>
        <w:numPr>
          <w:ilvl w:val="0"/>
          <w:numId w:val="0"/>
        </w:numPr>
        <w:rPr>
          <w:rFonts w:asciiTheme="minorHAnsi" w:hAnsiTheme="minorHAnsi"/>
          <w:sz w:val="18"/>
          <w:szCs w:val="18"/>
        </w:rPr>
      </w:pPr>
    </w:p>
    <w:p w14:paraId="4F96E3C0" w14:textId="3061025E" w:rsidR="0071329E" w:rsidRPr="005460F0" w:rsidRDefault="003416F3" w:rsidP="0071329E">
      <w:pPr>
        <w:pStyle w:val="Heading2"/>
        <w:rPr>
          <w:rFonts w:eastAsia="Times New Roman"/>
        </w:rPr>
      </w:pPr>
      <w:r>
        <w:rPr>
          <w:rFonts w:eastAsia="Times New Roman"/>
        </w:rPr>
        <w:t>Warranty</w:t>
      </w:r>
    </w:p>
    <w:p w14:paraId="443DF0E0" w14:textId="6AFAE1A7" w:rsidR="0071329E" w:rsidRPr="003416F3" w:rsidRDefault="0071329E" w:rsidP="00026DD1">
      <w:pPr>
        <w:pStyle w:val="SPECText3"/>
        <w:numPr>
          <w:ilvl w:val="2"/>
          <w:numId w:val="13"/>
        </w:numPr>
        <w:rPr>
          <w:rFonts w:asciiTheme="minorHAnsi" w:hAnsiTheme="minorHAnsi"/>
          <w:sz w:val="18"/>
          <w:szCs w:val="18"/>
        </w:rPr>
      </w:pPr>
      <w:r w:rsidRPr="003416F3">
        <w:rPr>
          <w:rFonts w:asciiTheme="minorHAnsi" w:hAnsiTheme="minorHAnsi"/>
          <w:sz w:val="18"/>
          <w:szCs w:val="18"/>
        </w:rPr>
        <w:t>Refer to Section 26 05 00, “Common Work Results for Electrical” for typical warranty requirements.</w:t>
      </w:r>
    </w:p>
    <w:p w14:paraId="35AFC4B2" w14:textId="3319B269" w:rsidR="0071329E" w:rsidRDefault="0071329E" w:rsidP="0071329E">
      <w:pPr>
        <w:pStyle w:val="SPECText3"/>
        <w:numPr>
          <w:ilvl w:val="0"/>
          <w:numId w:val="0"/>
        </w:numPr>
        <w:rPr>
          <w:rFonts w:asciiTheme="minorHAnsi" w:hAnsiTheme="minorHAnsi"/>
          <w:sz w:val="18"/>
          <w:szCs w:val="18"/>
        </w:rPr>
      </w:pPr>
    </w:p>
    <w:p w14:paraId="19438CF8" w14:textId="7A1E9DBA" w:rsidR="0071329E" w:rsidRPr="005460F0" w:rsidRDefault="003416F3" w:rsidP="0071329E">
      <w:pPr>
        <w:pStyle w:val="Heading2"/>
        <w:rPr>
          <w:rFonts w:eastAsia="Times New Roman"/>
        </w:rPr>
      </w:pPr>
      <w:r>
        <w:rPr>
          <w:rFonts w:eastAsia="Times New Roman"/>
        </w:rPr>
        <w:t>Extra Materials (Not required)</w:t>
      </w:r>
    </w:p>
    <w:p w14:paraId="740D60DA" w14:textId="40498FE5" w:rsidR="0071329E" w:rsidRDefault="0071329E" w:rsidP="0071329E">
      <w:pPr>
        <w:pStyle w:val="SPECText2"/>
        <w:numPr>
          <w:ilvl w:val="0"/>
          <w:numId w:val="0"/>
        </w:numPr>
        <w:rPr>
          <w:rFonts w:asciiTheme="minorHAnsi" w:hAnsiTheme="minorHAnsi"/>
          <w:sz w:val="18"/>
          <w:szCs w:val="18"/>
        </w:rPr>
      </w:pPr>
    </w:p>
    <w:p w14:paraId="731AFF44" w14:textId="78EFCCDD" w:rsidR="0071329E" w:rsidRDefault="003416F3" w:rsidP="0071329E">
      <w:pPr>
        <w:pStyle w:val="Heading1"/>
      </w:pPr>
      <w:r>
        <w:t>Products</w:t>
      </w:r>
    </w:p>
    <w:p w14:paraId="6DBFDAA6" w14:textId="01600D49" w:rsidR="0071329E" w:rsidRPr="005460F0" w:rsidRDefault="003416F3" w:rsidP="0071329E">
      <w:pPr>
        <w:pStyle w:val="Heading2"/>
        <w:rPr>
          <w:rFonts w:eastAsia="Times New Roman" w:hAnsi="Times New Roman" w:cs="Times New Roman"/>
        </w:rPr>
      </w:pPr>
      <w:r>
        <w:rPr>
          <w:rFonts w:eastAsia="Times New Roman" w:hAnsi="Times New Roman" w:cs="Times New Roman"/>
        </w:rPr>
        <w:t>Raceway Identification Materials</w:t>
      </w:r>
    </w:p>
    <w:p w14:paraId="706B6F81" w14:textId="77777777" w:rsidR="0071329E" w:rsidRPr="003416F3" w:rsidRDefault="0071329E" w:rsidP="00026DD1">
      <w:pPr>
        <w:pStyle w:val="SPECText3"/>
        <w:numPr>
          <w:ilvl w:val="2"/>
          <w:numId w:val="14"/>
        </w:numPr>
        <w:rPr>
          <w:rFonts w:asciiTheme="minorHAnsi" w:hAnsiTheme="minorHAnsi"/>
          <w:sz w:val="18"/>
          <w:szCs w:val="18"/>
        </w:rPr>
      </w:pPr>
      <w:r w:rsidRPr="003416F3">
        <w:rPr>
          <w:rFonts w:asciiTheme="minorHAnsi" w:hAnsiTheme="minorHAnsi"/>
          <w:sz w:val="18"/>
          <w:szCs w:val="18"/>
        </w:rPr>
        <w:t>Comply with ANSI A13.1 for minimum size of letters for legend and for minimum length of color field for each raceway and cable size.</w:t>
      </w:r>
    </w:p>
    <w:p w14:paraId="64A1AD75"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Color for Printed Legend:</w:t>
      </w:r>
    </w:p>
    <w:p w14:paraId="29885C9D"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Power Circuits:  Black letters on a yellow field.</w:t>
      </w:r>
    </w:p>
    <w:p w14:paraId="6F55B738"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Legend:  Indicate system or service and voltage, if applicable.</w:t>
      </w:r>
    </w:p>
    <w:p w14:paraId="4662C46C"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Self-Adhesive Vinyl Labels:  Preprinted, flexible label laminated with a clear, weather- and chemical-resistant coating and matching wraparound adhesive tape for securing ends of legend label.</w:t>
      </w:r>
    </w:p>
    <w:p w14:paraId="56163E6C"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Snap-Around Labels:  Slit, pretensioned, flexible, preprinted, color-coded acrylic sleeves, with diameter sized to suit diameter of raceway or cable it identifies and to stay in place by gripping action.</w:t>
      </w:r>
    </w:p>
    <w:p w14:paraId="2E65913F"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lastRenderedPageBreak/>
        <w:t xml:space="preserve">Snap-Around, Color-Coding Bands:  Slit, pretensioned, flexible, solid-colored acrylic sleeves, </w:t>
      </w:r>
      <w:del w:id="120" w:author="Mark West" w:date="2020-07-17T11:22:00Z">
        <w:r w:rsidRPr="002956FF" w:rsidDel="002956FF">
          <w:rPr>
            <w:rFonts w:asciiTheme="minorHAnsi" w:hAnsiTheme="minorHAnsi"/>
            <w:sz w:val="18"/>
            <w:szCs w:val="18"/>
            <w:rPrChange w:id="121" w:author="Mark West" w:date="2020-07-17T11:21:00Z">
              <w:rPr>
                <w:rFonts w:asciiTheme="minorHAnsi" w:hAnsiTheme="minorHAnsi"/>
                <w:sz w:val="18"/>
                <w:szCs w:val="18"/>
                <w:highlight w:val="yellow"/>
              </w:rPr>
            </w:rPrChange>
          </w:rPr>
          <w:delText>[</w:delText>
        </w:r>
      </w:del>
      <w:r w:rsidRPr="002956FF">
        <w:rPr>
          <w:rFonts w:asciiTheme="minorHAnsi" w:hAnsiTheme="minorHAnsi"/>
          <w:sz w:val="18"/>
          <w:szCs w:val="18"/>
          <w:rPrChange w:id="122" w:author="Mark West" w:date="2020-07-17T11:21:00Z">
            <w:rPr>
              <w:rFonts w:asciiTheme="minorHAnsi" w:hAnsiTheme="minorHAnsi"/>
              <w:sz w:val="18"/>
              <w:szCs w:val="18"/>
              <w:highlight w:val="yellow"/>
            </w:rPr>
          </w:rPrChange>
        </w:rPr>
        <w:t>50 mm</w:t>
      </w:r>
      <w:del w:id="123" w:author="Mark West" w:date="2020-07-17T11:22:00Z">
        <w:r w:rsidRPr="002956FF" w:rsidDel="002956FF">
          <w:rPr>
            <w:rFonts w:asciiTheme="minorHAnsi" w:hAnsiTheme="minorHAnsi"/>
            <w:sz w:val="18"/>
            <w:szCs w:val="18"/>
            <w:rPrChange w:id="124" w:author="Mark West" w:date="2020-07-17T11:21:00Z">
              <w:rPr>
                <w:rFonts w:asciiTheme="minorHAnsi" w:hAnsiTheme="minorHAnsi"/>
                <w:sz w:val="18"/>
                <w:szCs w:val="18"/>
                <w:highlight w:val="yellow"/>
              </w:rPr>
            </w:rPrChange>
          </w:rPr>
          <w:delText>]</w:delText>
        </w:r>
        <w:r w:rsidRPr="0071329E" w:rsidDel="002956FF">
          <w:rPr>
            <w:rFonts w:asciiTheme="minorHAnsi" w:hAnsiTheme="minorHAnsi"/>
            <w:sz w:val="18"/>
            <w:szCs w:val="18"/>
          </w:rPr>
          <w:delText xml:space="preserve">  l</w:delText>
        </w:r>
      </w:del>
      <w:r w:rsidRPr="0071329E">
        <w:rPr>
          <w:rFonts w:asciiTheme="minorHAnsi" w:hAnsiTheme="minorHAnsi"/>
          <w:sz w:val="18"/>
          <w:szCs w:val="18"/>
        </w:rPr>
        <w:t>ong, with diameter sized to suit diameter of raceway or cable it identifies and to stay in place by gripping action.</w:t>
      </w:r>
    </w:p>
    <w:p w14:paraId="0981F9D4" w14:textId="7EFE1600" w:rsid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Self-Adhesive Vinyl Tape:  Colored, heavy duty, waterproof, fade resistant; </w:t>
      </w:r>
      <w:del w:id="125" w:author="Mark West" w:date="2020-07-17T11:22:00Z">
        <w:r w:rsidRPr="002956FF" w:rsidDel="002956FF">
          <w:rPr>
            <w:rFonts w:asciiTheme="minorHAnsi" w:hAnsiTheme="minorHAnsi"/>
            <w:sz w:val="18"/>
            <w:szCs w:val="18"/>
            <w:rPrChange w:id="126" w:author="Mark West" w:date="2020-07-17T11:22:00Z">
              <w:rPr>
                <w:rFonts w:asciiTheme="minorHAnsi" w:hAnsiTheme="minorHAnsi"/>
                <w:sz w:val="18"/>
                <w:szCs w:val="18"/>
                <w:highlight w:val="yellow"/>
              </w:rPr>
            </w:rPrChange>
          </w:rPr>
          <w:delText>[</w:delText>
        </w:r>
      </w:del>
      <w:r w:rsidRPr="002956FF">
        <w:rPr>
          <w:rFonts w:asciiTheme="minorHAnsi" w:hAnsiTheme="minorHAnsi"/>
          <w:sz w:val="18"/>
          <w:szCs w:val="18"/>
          <w:rPrChange w:id="127" w:author="Mark West" w:date="2020-07-17T11:22:00Z">
            <w:rPr>
              <w:rFonts w:asciiTheme="minorHAnsi" w:hAnsiTheme="minorHAnsi"/>
              <w:sz w:val="18"/>
              <w:szCs w:val="18"/>
              <w:highlight w:val="yellow"/>
            </w:rPr>
          </w:rPrChange>
        </w:rPr>
        <w:t>50 mm</w:t>
      </w:r>
      <w:del w:id="128" w:author="Mark West" w:date="2020-07-17T11:22:00Z">
        <w:r w:rsidRPr="002956FF" w:rsidDel="002956FF">
          <w:rPr>
            <w:rFonts w:asciiTheme="minorHAnsi" w:hAnsiTheme="minorHAnsi"/>
            <w:sz w:val="18"/>
            <w:szCs w:val="18"/>
            <w:rPrChange w:id="129" w:author="Mark West" w:date="2020-07-17T11:22:00Z">
              <w:rPr>
                <w:rFonts w:asciiTheme="minorHAnsi" w:hAnsiTheme="minorHAnsi"/>
                <w:sz w:val="18"/>
                <w:szCs w:val="18"/>
                <w:highlight w:val="yellow"/>
              </w:rPr>
            </w:rPrChange>
          </w:rPr>
          <w:delText>]</w:delText>
        </w:r>
      </w:del>
      <w:r w:rsidRPr="0071329E">
        <w:rPr>
          <w:rFonts w:asciiTheme="minorHAnsi" w:hAnsiTheme="minorHAnsi"/>
          <w:sz w:val="18"/>
          <w:szCs w:val="18"/>
        </w:rPr>
        <w:t xml:space="preserve">  wide; compounded for outdoor use.</w:t>
      </w:r>
    </w:p>
    <w:p w14:paraId="37FFBDBF" w14:textId="691F0753" w:rsidR="0071329E" w:rsidRDefault="0071329E" w:rsidP="0071329E">
      <w:pPr>
        <w:pStyle w:val="SPECText3"/>
        <w:numPr>
          <w:ilvl w:val="0"/>
          <w:numId w:val="0"/>
        </w:numPr>
        <w:rPr>
          <w:rFonts w:asciiTheme="minorHAnsi" w:hAnsiTheme="minorHAnsi"/>
          <w:sz w:val="18"/>
          <w:szCs w:val="18"/>
        </w:rPr>
      </w:pPr>
    </w:p>
    <w:p w14:paraId="6212BFAA" w14:textId="18C9666D" w:rsidR="0071329E" w:rsidRPr="005460F0" w:rsidRDefault="003416F3" w:rsidP="0071329E">
      <w:pPr>
        <w:pStyle w:val="Heading2"/>
        <w:rPr>
          <w:rFonts w:eastAsia="Times New Roman"/>
        </w:rPr>
      </w:pPr>
      <w:r>
        <w:rPr>
          <w:rFonts w:eastAsia="Times New Roman"/>
        </w:rPr>
        <w:t>Conductor and Communication – and Control – Cable Identification Materials</w:t>
      </w:r>
    </w:p>
    <w:p w14:paraId="463DF4DA" w14:textId="77777777" w:rsidR="0071329E" w:rsidRPr="003416F3" w:rsidRDefault="0071329E" w:rsidP="00026DD1">
      <w:pPr>
        <w:pStyle w:val="SPECText3"/>
        <w:numPr>
          <w:ilvl w:val="2"/>
          <w:numId w:val="15"/>
        </w:numPr>
        <w:rPr>
          <w:rFonts w:asciiTheme="minorHAnsi" w:hAnsiTheme="minorHAnsi"/>
          <w:sz w:val="18"/>
          <w:szCs w:val="18"/>
        </w:rPr>
      </w:pPr>
      <w:r w:rsidRPr="003416F3">
        <w:rPr>
          <w:rFonts w:asciiTheme="minorHAnsi" w:hAnsiTheme="minorHAnsi"/>
          <w:sz w:val="18"/>
          <w:szCs w:val="18"/>
        </w:rPr>
        <w:t xml:space="preserve">Color-Coding Conductor Tape:  Colored, self-adhesive vinyl tape not less than 0.1mm thick by </w:t>
      </w:r>
      <w:del w:id="130" w:author="Mark West" w:date="2020-07-17T11:23:00Z">
        <w:r w:rsidRPr="002956FF" w:rsidDel="002956FF">
          <w:rPr>
            <w:rFonts w:asciiTheme="minorHAnsi" w:hAnsiTheme="minorHAnsi"/>
            <w:sz w:val="18"/>
            <w:szCs w:val="18"/>
            <w:rPrChange w:id="131" w:author="Mark West" w:date="2020-07-17T11:23:00Z">
              <w:rPr>
                <w:rFonts w:asciiTheme="minorHAnsi" w:hAnsiTheme="minorHAnsi"/>
                <w:sz w:val="18"/>
                <w:szCs w:val="18"/>
                <w:highlight w:val="yellow"/>
              </w:rPr>
            </w:rPrChange>
          </w:rPr>
          <w:delText>[</w:delText>
        </w:r>
      </w:del>
      <w:r w:rsidRPr="002956FF">
        <w:rPr>
          <w:rFonts w:asciiTheme="minorHAnsi" w:hAnsiTheme="minorHAnsi"/>
          <w:sz w:val="18"/>
          <w:szCs w:val="18"/>
          <w:rPrChange w:id="132" w:author="Mark West" w:date="2020-07-17T11:23:00Z">
            <w:rPr>
              <w:rFonts w:asciiTheme="minorHAnsi" w:hAnsiTheme="minorHAnsi"/>
              <w:sz w:val="18"/>
              <w:szCs w:val="18"/>
              <w:highlight w:val="yellow"/>
            </w:rPr>
          </w:rPrChange>
        </w:rPr>
        <w:t>25 to 50 mm</w:t>
      </w:r>
      <w:del w:id="133" w:author="Mark West" w:date="2020-07-17T11:23:00Z">
        <w:r w:rsidRPr="002956FF" w:rsidDel="002956FF">
          <w:rPr>
            <w:rFonts w:asciiTheme="minorHAnsi" w:hAnsiTheme="minorHAnsi"/>
            <w:sz w:val="18"/>
            <w:szCs w:val="18"/>
            <w:rPrChange w:id="134" w:author="Mark West" w:date="2020-07-17T11:23:00Z">
              <w:rPr>
                <w:rFonts w:asciiTheme="minorHAnsi" w:hAnsiTheme="minorHAnsi"/>
                <w:sz w:val="18"/>
                <w:szCs w:val="18"/>
                <w:highlight w:val="yellow"/>
              </w:rPr>
            </w:rPrChange>
          </w:rPr>
          <w:delText>]</w:delText>
        </w:r>
      </w:del>
      <w:r w:rsidRPr="003416F3">
        <w:rPr>
          <w:rFonts w:asciiTheme="minorHAnsi" w:hAnsiTheme="minorHAnsi"/>
          <w:sz w:val="18"/>
          <w:szCs w:val="18"/>
        </w:rPr>
        <w:t xml:space="preserve"> wide.</w:t>
      </w:r>
    </w:p>
    <w:p w14:paraId="51E727E9"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Marker Tapes:  Vinyl or vinyl-cloth, self-adhesive wraparound type, with circuit identification legend machine printed by thermal transfer or equivalent process.</w:t>
      </w:r>
    </w:p>
    <w:p w14:paraId="2BF2F1E2"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Aluminum Wraparound Marker Labels:  Cut from 0.4mm thick aluminum sheet, with stamped, embossed, or scribed legend, and fitted with tabs and matching slots for permanently securing around wire or cable jacket or around groups of conductors.</w:t>
      </w:r>
    </w:p>
    <w:p w14:paraId="22363595"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Metal Tags:  Brass or aluminum, </w:t>
      </w:r>
      <w:del w:id="135" w:author="Mark West" w:date="2020-07-17T11:23:00Z">
        <w:r w:rsidRPr="002956FF" w:rsidDel="002956FF">
          <w:rPr>
            <w:rFonts w:asciiTheme="minorHAnsi" w:hAnsiTheme="minorHAnsi"/>
            <w:sz w:val="18"/>
            <w:szCs w:val="18"/>
            <w:rPrChange w:id="136" w:author="Mark West" w:date="2020-07-17T11:23:00Z">
              <w:rPr>
                <w:rFonts w:asciiTheme="minorHAnsi" w:hAnsiTheme="minorHAnsi"/>
                <w:sz w:val="18"/>
                <w:szCs w:val="18"/>
                <w:highlight w:val="yellow"/>
              </w:rPr>
            </w:rPrChange>
          </w:rPr>
          <w:delText>[</w:delText>
        </w:r>
      </w:del>
      <w:r w:rsidRPr="002956FF">
        <w:rPr>
          <w:rFonts w:asciiTheme="minorHAnsi" w:hAnsiTheme="minorHAnsi"/>
          <w:sz w:val="18"/>
          <w:szCs w:val="18"/>
          <w:rPrChange w:id="137" w:author="Mark West" w:date="2020-07-17T11:23:00Z">
            <w:rPr>
              <w:rFonts w:asciiTheme="minorHAnsi" w:hAnsiTheme="minorHAnsi"/>
              <w:sz w:val="18"/>
              <w:szCs w:val="18"/>
              <w:highlight w:val="yellow"/>
            </w:rPr>
          </w:rPrChange>
        </w:rPr>
        <w:t>50 by 50 by 1 mm</w:t>
      </w:r>
      <w:del w:id="138" w:author="Mark West" w:date="2020-07-17T11:23:00Z">
        <w:r w:rsidRPr="002956FF" w:rsidDel="002956FF">
          <w:rPr>
            <w:rFonts w:asciiTheme="minorHAnsi" w:hAnsiTheme="minorHAnsi"/>
            <w:sz w:val="18"/>
            <w:szCs w:val="18"/>
            <w:rPrChange w:id="139" w:author="Mark West" w:date="2020-07-17T11:23:00Z">
              <w:rPr>
                <w:rFonts w:asciiTheme="minorHAnsi" w:hAnsiTheme="minorHAnsi"/>
                <w:sz w:val="18"/>
                <w:szCs w:val="18"/>
                <w:highlight w:val="yellow"/>
              </w:rPr>
            </w:rPrChange>
          </w:rPr>
          <w:delText>]</w:delText>
        </w:r>
      </w:del>
      <w:r w:rsidRPr="0071329E">
        <w:rPr>
          <w:rFonts w:asciiTheme="minorHAnsi" w:hAnsiTheme="minorHAnsi"/>
          <w:sz w:val="18"/>
          <w:szCs w:val="18"/>
        </w:rPr>
        <w:t xml:space="preserve"> with stamped legend, punched for use with self-locking nylon tie fastener.</w:t>
      </w:r>
    </w:p>
    <w:p w14:paraId="14B25DBD"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Write-On Tags:  Polyester tag, 0.4mm thick, with corrosion-resistant grommet and polyester or nylon tie for attachment to conductor or cable.</w:t>
      </w:r>
    </w:p>
    <w:p w14:paraId="19C2CF83"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Marker for Tags:  Permanent, waterproof, black ink marker recommended by tag manufacturer.</w:t>
      </w:r>
    </w:p>
    <w:p w14:paraId="619FA2BD" w14:textId="091EE0B0" w:rsidR="0071329E" w:rsidRDefault="0071329E" w:rsidP="0071329E">
      <w:pPr>
        <w:pStyle w:val="SPECText3"/>
        <w:rPr>
          <w:rFonts w:asciiTheme="minorHAnsi" w:hAnsiTheme="minorHAnsi"/>
          <w:sz w:val="18"/>
          <w:szCs w:val="18"/>
        </w:rPr>
      </w:pPr>
      <w:r w:rsidRPr="0071329E">
        <w:rPr>
          <w:rFonts w:asciiTheme="minorHAnsi" w:hAnsiTheme="minorHAnsi"/>
          <w:sz w:val="18"/>
          <w:szCs w:val="18"/>
        </w:rPr>
        <w:t>Phenolic wire labels: 50mm by 12mm by 1.5mm, phenolic label, attached via cable ties. White Background with Black Letters.</w:t>
      </w:r>
    </w:p>
    <w:p w14:paraId="009E883F" w14:textId="5CDD973A" w:rsidR="0071329E" w:rsidRDefault="0071329E" w:rsidP="0071329E">
      <w:pPr>
        <w:pStyle w:val="SPECText3"/>
        <w:numPr>
          <w:ilvl w:val="0"/>
          <w:numId w:val="0"/>
        </w:numPr>
        <w:rPr>
          <w:rFonts w:asciiTheme="minorHAnsi" w:hAnsiTheme="minorHAnsi"/>
          <w:sz w:val="18"/>
          <w:szCs w:val="18"/>
        </w:rPr>
      </w:pPr>
    </w:p>
    <w:p w14:paraId="50AD7081" w14:textId="26F3F384" w:rsidR="0071329E" w:rsidRPr="005460F0" w:rsidRDefault="003416F3" w:rsidP="0071329E">
      <w:pPr>
        <w:pStyle w:val="Heading2"/>
        <w:rPr>
          <w:rFonts w:eastAsia="Times New Roman"/>
        </w:rPr>
      </w:pPr>
      <w:r>
        <w:rPr>
          <w:rFonts w:eastAsia="Times New Roman"/>
        </w:rPr>
        <w:t>Warning Labels and Signs</w:t>
      </w:r>
    </w:p>
    <w:p w14:paraId="7725304B" w14:textId="77777777" w:rsidR="0071329E" w:rsidRPr="003416F3" w:rsidRDefault="0071329E" w:rsidP="00026DD1">
      <w:pPr>
        <w:pStyle w:val="SPECText3"/>
        <w:numPr>
          <w:ilvl w:val="2"/>
          <w:numId w:val="16"/>
        </w:numPr>
        <w:rPr>
          <w:rFonts w:asciiTheme="minorHAnsi" w:hAnsiTheme="minorHAnsi"/>
          <w:sz w:val="18"/>
          <w:szCs w:val="18"/>
        </w:rPr>
      </w:pPr>
      <w:r w:rsidRPr="003416F3">
        <w:rPr>
          <w:rFonts w:asciiTheme="minorHAnsi" w:hAnsiTheme="minorHAnsi"/>
          <w:sz w:val="18"/>
          <w:szCs w:val="18"/>
        </w:rPr>
        <w:t xml:space="preserve">Comply </w:t>
      </w:r>
      <w:r w:rsidRPr="003416F3">
        <w:rPr>
          <w:rStyle w:val="normaltextrun"/>
          <w:rFonts w:asciiTheme="minorHAnsi" w:hAnsiTheme="minorHAnsi"/>
          <w:sz w:val="18"/>
          <w:szCs w:val="18"/>
        </w:rPr>
        <w:t>with requirements of  Directive 1989/391/EEC, IEC 60364 and Applicable Regulations for the rules and requirements around Electrical Installations</w:t>
      </w:r>
      <w:r w:rsidRPr="003416F3">
        <w:rPr>
          <w:rFonts w:asciiTheme="minorHAnsi" w:hAnsiTheme="minorHAnsi"/>
          <w:sz w:val="18"/>
          <w:szCs w:val="18"/>
        </w:rPr>
        <w:t>.</w:t>
      </w:r>
    </w:p>
    <w:p w14:paraId="68BAB41D"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Self-Adhesive Warning Labels:  Factory printed, multicolor, pressure-sensitive adhesive labels, configured for display on front cover, door, or other access to equipment, unless otherwise indicated.</w:t>
      </w:r>
    </w:p>
    <w:p w14:paraId="5D9CBAF0"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Baked-Enamel Warning Signs:  Preprinted aluminum signs, punched or drilled for fasteners, with colors, legend, and size required for application.  </w:t>
      </w:r>
      <w:del w:id="140" w:author="Mark West" w:date="2020-07-17T11:24:00Z">
        <w:r w:rsidRPr="002956FF" w:rsidDel="002956FF">
          <w:rPr>
            <w:rFonts w:asciiTheme="minorHAnsi" w:hAnsiTheme="minorHAnsi"/>
            <w:sz w:val="18"/>
            <w:szCs w:val="18"/>
            <w:rPrChange w:id="141" w:author="Mark West" w:date="2020-07-17T11:23:00Z">
              <w:rPr>
                <w:rFonts w:asciiTheme="minorHAnsi" w:hAnsiTheme="minorHAnsi"/>
                <w:sz w:val="18"/>
                <w:szCs w:val="18"/>
                <w:highlight w:val="yellow"/>
              </w:rPr>
            </w:rPrChange>
          </w:rPr>
          <w:delText>[</w:delText>
        </w:r>
      </w:del>
      <w:r w:rsidRPr="002956FF">
        <w:rPr>
          <w:rFonts w:asciiTheme="minorHAnsi" w:hAnsiTheme="minorHAnsi"/>
          <w:sz w:val="18"/>
          <w:szCs w:val="18"/>
          <w:rPrChange w:id="142" w:author="Mark West" w:date="2020-07-17T11:23:00Z">
            <w:rPr>
              <w:rFonts w:asciiTheme="minorHAnsi" w:hAnsiTheme="minorHAnsi"/>
              <w:sz w:val="18"/>
              <w:szCs w:val="18"/>
              <w:highlight w:val="yellow"/>
            </w:rPr>
          </w:rPrChange>
        </w:rPr>
        <w:t>6 mm</w:t>
      </w:r>
      <w:del w:id="143" w:author="Mark West" w:date="2020-07-17T11:23:00Z">
        <w:r w:rsidRPr="002956FF" w:rsidDel="002956FF">
          <w:rPr>
            <w:rFonts w:asciiTheme="minorHAnsi" w:hAnsiTheme="minorHAnsi"/>
            <w:sz w:val="18"/>
            <w:szCs w:val="18"/>
            <w:rPrChange w:id="144" w:author="Mark West" w:date="2020-07-17T11:23:00Z">
              <w:rPr>
                <w:rFonts w:asciiTheme="minorHAnsi" w:hAnsiTheme="minorHAnsi"/>
                <w:sz w:val="18"/>
                <w:szCs w:val="18"/>
                <w:highlight w:val="yellow"/>
              </w:rPr>
            </w:rPrChange>
          </w:rPr>
          <w:delText>]</w:delText>
        </w:r>
      </w:del>
      <w:r w:rsidRPr="0071329E">
        <w:rPr>
          <w:rFonts w:asciiTheme="minorHAnsi" w:hAnsiTheme="minorHAnsi"/>
          <w:sz w:val="18"/>
          <w:szCs w:val="18"/>
        </w:rPr>
        <w:t xml:space="preserve"> grommets in corners for mounting.  Nominal size, </w:t>
      </w:r>
      <w:del w:id="145" w:author="Mark West" w:date="2020-07-17T11:24:00Z">
        <w:r w:rsidRPr="002956FF" w:rsidDel="002956FF">
          <w:rPr>
            <w:rFonts w:asciiTheme="minorHAnsi" w:hAnsiTheme="minorHAnsi"/>
            <w:sz w:val="18"/>
            <w:szCs w:val="18"/>
            <w:rPrChange w:id="146" w:author="Mark West" w:date="2020-07-17T11:24:00Z">
              <w:rPr>
                <w:rFonts w:asciiTheme="minorHAnsi" w:hAnsiTheme="minorHAnsi"/>
                <w:sz w:val="18"/>
                <w:szCs w:val="18"/>
                <w:highlight w:val="yellow"/>
              </w:rPr>
            </w:rPrChange>
          </w:rPr>
          <w:delText>[</w:delText>
        </w:r>
      </w:del>
      <w:r w:rsidRPr="002956FF">
        <w:rPr>
          <w:rFonts w:asciiTheme="minorHAnsi" w:hAnsiTheme="minorHAnsi"/>
          <w:sz w:val="18"/>
          <w:szCs w:val="18"/>
          <w:rPrChange w:id="147" w:author="Mark West" w:date="2020-07-17T11:24:00Z">
            <w:rPr>
              <w:rFonts w:asciiTheme="minorHAnsi" w:hAnsiTheme="minorHAnsi"/>
              <w:sz w:val="18"/>
              <w:szCs w:val="18"/>
              <w:highlight w:val="yellow"/>
            </w:rPr>
          </w:rPrChange>
        </w:rPr>
        <w:t>175 by 250 mm</w:t>
      </w:r>
      <w:del w:id="148" w:author="Mark West" w:date="2020-07-17T11:24:00Z">
        <w:r w:rsidRPr="002956FF" w:rsidDel="002956FF">
          <w:rPr>
            <w:rFonts w:asciiTheme="minorHAnsi" w:hAnsiTheme="minorHAnsi"/>
            <w:sz w:val="18"/>
            <w:szCs w:val="18"/>
            <w:rPrChange w:id="149" w:author="Mark West" w:date="2020-07-17T11:24:00Z">
              <w:rPr>
                <w:rFonts w:asciiTheme="minorHAnsi" w:hAnsiTheme="minorHAnsi"/>
                <w:sz w:val="18"/>
                <w:szCs w:val="18"/>
                <w:highlight w:val="yellow"/>
              </w:rPr>
            </w:rPrChange>
          </w:rPr>
          <w:delText>]</w:delText>
        </w:r>
      </w:del>
      <w:r w:rsidRPr="0071329E">
        <w:rPr>
          <w:rFonts w:asciiTheme="minorHAnsi" w:hAnsiTheme="minorHAnsi"/>
          <w:sz w:val="18"/>
          <w:szCs w:val="18"/>
        </w:rPr>
        <w:t xml:space="preserve"> </w:t>
      </w:r>
    </w:p>
    <w:p w14:paraId="60BC736F"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Metal-Backed, Butyrate Warning Signs:  Weather-resistant, nonfading, preprinted, cellulose-acetate butyrate signs </w:t>
      </w:r>
      <w:r w:rsidRPr="002956FF">
        <w:rPr>
          <w:rFonts w:asciiTheme="minorHAnsi" w:hAnsiTheme="minorHAnsi"/>
          <w:sz w:val="18"/>
          <w:szCs w:val="18"/>
        </w:rPr>
        <w:t xml:space="preserve">with </w:t>
      </w:r>
      <w:del w:id="150" w:author="Mark West" w:date="2020-07-17T11:24:00Z">
        <w:r w:rsidRPr="002956FF" w:rsidDel="002956FF">
          <w:rPr>
            <w:rFonts w:asciiTheme="minorHAnsi" w:hAnsiTheme="minorHAnsi"/>
            <w:sz w:val="18"/>
            <w:szCs w:val="18"/>
            <w:rPrChange w:id="151" w:author="Mark West" w:date="2020-07-17T11:24:00Z">
              <w:rPr>
                <w:rFonts w:asciiTheme="minorHAnsi" w:hAnsiTheme="minorHAnsi"/>
                <w:sz w:val="18"/>
                <w:szCs w:val="18"/>
                <w:highlight w:val="yellow"/>
              </w:rPr>
            </w:rPrChange>
          </w:rPr>
          <w:delText>[</w:delText>
        </w:r>
      </w:del>
      <w:r w:rsidRPr="002956FF">
        <w:rPr>
          <w:rFonts w:asciiTheme="minorHAnsi" w:hAnsiTheme="minorHAnsi"/>
          <w:sz w:val="18"/>
          <w:szCs w:val="18"/>
          <w:rPrChange w:id="152" w:author="Mark West" w:date="2020-07-17T11:24:00Z">
            <w:rPr>
              <w:rFonts w:asciiTheme="minorHAnsi" w:hAnsiTheme="minorHAnsi"/>
              <w:sz w:val="18"/>
              <w:szCs w:val="18"/>
              <w:highlight w:val="yellow"/>
            </w:rPr>
          </w:rPrChange>
        </w:rPr>
        <w:t>1 mm</w:t>
      </w:r>
      <w:del w:id="153" w:author="Mark West" w:date="2020-07-17T11:24:00Z">
        <w:r w:rsidRPr="002956FF" w:rsidDel="002956FF">
          <w:rPr>
            <w:rFonts w:asciiTheme="minorHAnsi" w:hAnsiTheme="minorHAnsi"/>
            <w:sz w:val="18"/>
            <w:szCs w:val="18"/>
            <w:rPrChange w:id="154" w:author="Mark West" w:date="2020-07-17T11:24:00Z">
              <w:rPr>
                <w:rFonts w:asciiTheme="minorHAnsi" w:hAnsiTheme="minorHAnsi"/>
                <w:sz w:val="18"/>
                <w:szCs w:val="18"/>
                <w:highlight w:val="yellow"/>
              </w:rPr>
            </w:rPrChange>
          </w:rPr>
          <w:delText>]</w:delText>
        </w:r>
      </w:del>
      <w:r w:rsidRPr="0071329E">
        <w:rPr>
          <w:rFonts w:asciiTheme="minorHAnsi" w:hAnsiTheme="minorHAnsi"/>
          <w:sz w:val="18"/>
          <w:szCs w:val="18"/>
        </w:rPr>
        <w:t xml:space="preserve">  galvanized-steel backing; and with colors, legend, and size required for application.  </w:t>
      </w:r>
      <w:del w:id="155" w:author="Mark West" w:date="2020-07-17T11:24:00Z">
        <w:r w:rsidRPr="003A214E" w:rsidDel="003A214E">
          <w:rPr>
            <w:rFonts w:asciiTheme="minorHAnsi" w:hAnsiTheme="minorHAnsi"/>
            <w:sz w:val="18"/>
            <w:szCs w:val="18"/>
            <w:rPrChange w:id="156" w:author="Mark West" w:date="2020-07-17T11:24:00Z">
              <w:rPr>
                <w:rFonts w:asciiTheme="minorHAnsi" w:hAnsiTheme="minorHAnsi"/>
                <w:sz w:val="18"/>
                <w:szCs w:val="18"/>
                <w:highlight w:val="yellow"/>
              </w:rPr>
            </w:rPrChange>
          </w:rPr>
          <w:delText>[</w:delText>
        </w:r>
      </w:del>
      <w:r w:rsidRPr="003A214E">
        <w:rPr>
          <w:rFonts w:asciiTheme="minorHAnsi" w:hAnsiTheme="minorHAnsi"/>
          <w:sz w:val="18"/>
          <w:szCs w:val="18"/>
          <w:rPrChange w:id="157" w:author="Mark West" w:date="2020-07-17T11:24:00Z">
            <w:rPr>
              <w:rFonts w:asciiTheme="minorHAnsi" w:hAnsiTheme="minorHAnsi"/>
              <w:sz w:val="18"/>
              <w:szCs w:val="18"/>
              <w:highlight w:val="yellow"/>
            </w:rPr>
          </w:rPrChange>
        </w:rPr>
        <w:t>6 mm</w:t>
      </w:r>
      <w:del w:id="158" w:author="Mark West" w:date="2020-07-17T11:24:00Z">
        <w:r w:rsidRPr="003A214E" w:rsidDel="003A214E">
          <w:rPr>
            <w:rFonts w:asciiTheme="minorHAnsi" w:hAnsiTheme="minorHAnsi"/>
            <w:sz w:val="18"/>
            <w:szCs w:val="18"/>
            <w:rPrChange w:id="159" w:author="Mark West" w:date="2020-07-17T11:24:00Z">
              <w:rPr>
                <w:rFonts w:asciiTheme="minorHAnsi" w:hAnsiTheme="minorHAnsi"/>
                <w:sz w:val="18"/>
                <w:szCs w:val="18"/>
                <w:highlight w:val="yellow"/>
              </w:rPr>
            </w:rPrChange>
          </w:rPr>
          <w:delText>]</w:delText>
        </w:r>
      </w:del>
      <w:r w:rsidRPr="0071329E">
        <w:rPr>
          <w:rFonts w:asciiTheme="minorHAnsi" w:hAnsiTheme="minorHAnsi"/>
          <w:sz w:val="18"/>
          <w:szCs w:val="18"/>
        </w:rPr>
        <w:t xml:space="preserve">  grommets in corners for mounting.  Nominal size, </w:t>
      </w:r>
      <w:del w:id="160" w:author="Mark West" w:date="2020-07-17T11:24:00Z">
        <w:r w:rsidRPr="003A214E" w:rsidDel="003A214E">
          <w:rPr>
            <w:rFonts w:asciiTheme="minorHAnsi" w:hAnsiTheme="minorHAnsi"/>
            <w:sz w:val="18"/>
            <w:szCs w:val="18"/>
            <w:rPrChange w:id="161" w:author="Mark West" w:date="2020-07-17T11:25:00Z">
              <w:rPr>
                <w:rFonts w:asciiTheme="minorHAnsi" w:hAnsiTheme="minorHAnsi"/>
                <w:sz w:val="18"/>
                <w:szCs w:val="18"/>
                <w:highlight w:val="yellow"/>
              </w:rPr>
            </w:rPrChange>
          </w:rPr>
          <w:delText>[</w:delText>
        </w:r>
      </w:del>
      <w:r w:rsidRPr="003A214E">
        <w:rPr>
          <w:rFonts w:asciiTheme="minorHAnsi" w:hAnsiTheme="minorHAnsi"/>
          <w:sz w:val="18"/>
          <w:szCs w:val="18"/>
          <w:rPrChange w:id="162" w:author="Mark West" w:date="2020-07-17T11:25:00Z">
            <w:rPr>
              <w:rFonts w:asciiTheme="minorHAnsi" w:hAnsiTheme="minorHAnsi"/>
              <w:sz w:val="18"/>
              <w:szCs w:val="18"/>
              <w:highlight w:val="yellow"/>
            </w:rPr>
          </w:rPrChange>
        </w:rPr>
        <w:t>250 by 350 mm</w:t>
      </w:r>
      <w:del w:id="163" w:author="Mark West" w:date="2020-07-17T11:24:00Z">
        <w:r w:rsidRPr="003A214E" w:rsidDel="003A214E">
          <w:rPr>
            <w:rFonts w:asciiTheme="minorHAnsi" w:hAnsiTheme="minorHAnsi"/>
            <w:sz w:val="18"/>
            <w:szCs w:val="18"/>
            <w:rPrChange w:id="164" w:author="Mark West" w:date="2020-07-17T11:25:00Z">
              <w:rPr>
                <w:rFonts w:asciiTheme="minorHAnsi" w:hAnsiTheme="minorHAnsi"/>
                <w:sz w:val="18"/>
                <w:szCs w:val="18"/>
                <w:highlight w:val="yellow"/>
              </w:rPr>
            </w:rPrChange>
          </w:rPr>
          <w:delText>]</w:delText>
        </w:r>
        <w:r w:rsidRPr="003A214E" w:rsidDel="003A214E">
          <w:rPr>
            <w:rFonts w:asciiTheme="minorHAnsi" w:hAnsiTheme="minorHAnsi"/>
            <w:sz w:val="18"/>
            <w:szCs w:val="18"/>
          </w:rPr>
          <w:delText xml:space="preserve"> </w:delText>
        </w:r>
      </w:del>
      <w:r w:rsidRPr="003A214E">
        <w:rPr>
          <w:rFonts w:asciiTheme="minorHAnsi" w:hAnsiTheme="minorHAnsi"/>
          <w:sz w:val="18"/>
          <w:szCs w:val="18"/>
        </w:rPr>
        <w:t>.</w:t>
      </w:r>
    </w:p>
    <w:p w14:paraId="38A558E5"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Warning label and sign shall include, but are not limited to, the following legends:</w:t>
      </w:r>
    </w:p>
    <w:p w14:paraId="3A500E6D"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Multiple Power Source Warning:  "DANGER - ELECTRICAL SHOCK HAZARD - EQUIPMENT HAS MULTIPLE POWER SOURCES."</w:t>
      </w:r>
    </w:p>
    <w:p w14:paraId="2C463F25"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Workspace Clearance Warning (Indicate clearance based on location and voltage):  "WARNING - AREA IN FRONT OF ELECTRICAL EQUIPMENT MUST BE KEPT CLEAR FOR XX mm."</w:t>
      </w:r>
    </w:p>
    <w:p w14:paraId="1DF1363A" w14:textId="160F49CF" w:rsidR="0071329E" w:rsidRDefault="0071329E" w:rsidP="0071329E">
      <w:pPr>
        <w:pStyle w:val="SPECText4"/>
        <w:rPr>
          <w:rFonts w:asciiTheme="minorHAnsi" w:hAnsiTheme="minorHAnsi"/>
          <w:sz w:val="18"/>
          <w:szCs w:val="18"/>
        </w:rPr>
      </w:pPr>
      <w:r w:rsidRPr="0071329E">
        <w:rPr>
          <w:rFonts w:asciiTheme="minorHAnsi" w:hAnsiTheme="minorHAnsi"/>
          <w:sz w:val="18"/>
          <w:szCs w:val="18"/>
        </w:rPr>
        <w:t xml:space="preserve">Arc Flash Hazard:  "WARNING – POTENTIAL ARC FLASH HAZARD – APPROPRIATE PPE AND TOOLS REQUIRED WHEN WORKING ON THIS EQUIPMENT."  Label shall </w:t>
      </w:r>
      <w:r w:rsidRPr="0071329E">
        <w:rPr>
          <w:rFonts w:asciiTheme="minorHAnsi" w:hAnsiTheme="minorHAnsi"/>
          <w:sz w:val="18"/>
          <w:szCs w:val="18"/>
        </w:rPr>
        <w:lastRenderedPageBreak/>
        <w:t>also indicate the flash protection boundary, flash hazard category, and the minimum arc rating, as well as indicating the PPE required.</w:t>
      </w:r>
    </w:p>
    <w:p w14:paraId="638F3D00" w14:textId="092408B0" w:rsidR="0071329E" w:rsidRDefault="0071329E" w:rsidP="0071329E">
      <w:pPr>
        <w:pStyle w:val="SPECText4"/>
        <w:numPr>
          <w:ilvl w:val="0"/>
          <w:numId w:val="0"/>
        </w:numPr>
        <w:rPr>
          <w:rFonts w:asciiTheme="minorHAnsi" w:hAnsiTheme="minorHAnsi"/>
          <w:sz w:val="18"/>
          <w:szCs w:val="18"/>
        </w:rPr>
      </w:pPr>
    </w:p>
    <w:p w14:paraId="0410C628" w14:textId="44681317" w:rsidR="0071329E" w:rsidRPr="005460F0" w:rsidRDefault="003416F3" w:rsidP="0071329E">
      <w:pPr>
        <w:pStyle w:val="Heading2"/>
        <w:rPr>
          <w:rFonts w:eastAsia="Times New Roman"/>
        </w:rPr>
      </w:pPr>
      <w:r>
        <w:rPr>
          <w:rFonts w:eastAsia="Times New Roman"/>
        </w:rPr>
        <w:t>Instruction Signs</w:t>
      </w:r>
    </w:p>
    <w:p w14:paraId="0011C5C2" w14:textId="77777777" w:rsidR="0071329E" w:rsidRPr="003416F3" w:rsidRDefault="0071329E" w:rsidP="00026DD1">
      <w:pPr>
        <w:pStyle w:val="SPECText3"/>
        <w:numPr>
          <w:ilvl w:val="2"/>
          <w:numId w:val="17"/>
        </w:numPr>
        <w:rPr>
          <w:rFonts w:asciiTheme="minorHAnsi" w:hAnsiTheme="minorHAnsi"/>
          <w:sz w:val="18"/>
          <w:szCs w:val="18"/>
        </w:rPr>
      </w:pPr>
      <w:r w:rsidRPr="003416F3">
        <w:rPr>
          <w:rFonts w:asciiTheme="minorHAnsi" w:hAnsiTheme="minorHAnsi"/>
          <w:sz w:val="18"/>
          <w:szCs w:val="18"/>
        </w:rPr>
        <w:t xml:space="preserve">Engraved, laminated acrylic or melamine plastic, minimum </w:t>
      </w:r>
      <w:del w:id="165" w:author="Mark West" w:date="2020-07-17T11:25:00Z">
        <w:r w:rsidRPr="003A214E" w:rsidDel="003A214E">
          <w:rPr>
            <w:rFonts w:asciiTheme="minorHAnsi" w:hAnsiTheme="minorHAnsi"/>
            <w:sz w:val="18"/>
            <w:szCs w:val="18"/>
            <w:rPrChange w:id="166" w:author="Mark West" w:date="2020-07-17T11:26:00Z">
              <w:rPr>
                <w:rFonts w:asciiTheme="minorHAnsi" w:hAnsiTheme="minorHAnsi"/>
                <w:sz w:val="18"/>
                <w:szCs w:val="18"/>
                <w:highlight w:val="yellow"/>
              </w:rPr>
            </w:rPrChange>
          </w:rPr>
          <w:delText>[</w:delText>
        </w:r>
      </w:del>
      <w:r w:rsidRPr="003A214E">
        <w:rPr>
          <w:rFonts w:asciiTheme="minorHAnsi" w:hAnsiTheme="minorHAnsi"/>
          <w:sz w:val="18"/>
          <w:szCs w:val="18"/>
          <w:rPrChange w:id="167" w:author="Mark West" w:date="2020-07-17T11:26:00Z">
            <w:rPr>
              <w:rFonts w:asciiTheme="minorHAnsi" w:hAnsiTheme="minorHAnsi"/>
              <w:sz w:val="18"/>
              <w:szCs w:val="18"/>
              <w:highlight w:val="yellow"/>
            </w:rPr>
          </w:rPrChange>
        </w:rPr>
        <w:t>1.5 mm</w:t>
      </w:r>
      <w:del w:id="168" w:author="Mark West" w:date="2020-07-17T11:25:00Z">
        <w:r w:rsidRPr="003A214E" w:rsidDel="003A214E">
          <w:rPr>
            <w:rFonts w:asciiTheme="minorHAnsi" w:hAnsiTheme="minorHAnsi"/>
            <w:sz w:val="18"/>
            <w:szCs w:val="18"/>
            <w:rPrChange w:id="169" w:author="Mark West" w:date="2020-07-17T11:26:00Z">
              <w:rPr>
                <w:rFonts w:asciiTheme="minorHAnsi" w:hAnsiTheme="minorHAnsi"/>
                <w:sz w:val="18"/>
                <w:szCs w:val="18"/>
                <w:highlight w:val="yellow"/>
              </w:rPr>
            </w:rPrChange>
          </w:rPr>
          <w:delText>]</w:delText>
        </w:r>
      </w:del>
      <w:r w:rsidRPr="003416F3">
        <w:rPr>
          <w:rFonts w:asciiTheme="minorHAnsi" w:hAnsiTheme="minorHAnsi"/>
          <w:sz w:val="18"/>
          <w:szCs w:val="18"/>
        </w:rPr>
        <w:t xml:space="preserve">  thick for signs up to </w:t>
      </w:r>
      <w:del w:id="170" w:author="Mark West" w:date="2020-07-17T11:26:00Z">
        <w:r w:rsidRPr="003A214E" w:rsidDel="003A214E">
          <w:rPr>
            <w:rFonts w:asciiTheme="minorHAnsi" w:hAnsiTheme="minorHAnsi"/>
            <w:sz w:val="18"/>
            <w:szCs w:val="18"/>
            <w:rPrChange w:id="171" w:author="Mark West" w:date="2020-07-17T11:26:00Z">
              <w:rPr>
                <w:rFonts w:asciiTheme="minorHAnsi" w:hAnsiTheme="minorHAnsi"/>
                <w:sz w:val="18"/>
                <w:szCs w:val="18"/>
                <w:highlight w:val="yellow"/>
              </w:rPr>
            </w:rPrChange>
          </w:rPr>
          <w:delText>[</w:delText>
        </w:r>
      </w:del>
      <w:r w:rsidRPr="003A214E">
        <w:rPr>
          <w:rFonts w:asciiTheme="minorHAnsi" w:hAnsiTheme="minorHAnsi"/>
          <w:sz w:val="18"/>
          <w:szCs w:val="18"/>
          <w:rPrChange w:id="172" w:author="Mark West" w:date="2020-07-17T11:26:00Z">
            <w:rPr>
              <w:rFonts w:asciiTheme="minorHAnsi" w:hAnsiTheme="minorHAnsi"/>
              <w:sz w:val="18"/>
              <w:szCs w:val="18"/>
              <w:highlight w:val="yellow"/>
            </w:rPr>
          </w:rPrChange>
        </w:rPr>
        <w:t>13,000 mm</w:t>
      </w:r>
      <w:r w:rsidRPr="003A214E">
        <w:rPr>
          <w:rFonts w:asciiTheme="minorHAnsi" w:hAnsiTheme="minorHAnsi"/>
          <w:sz w:val="18"/>
          <w:szCs w:val="18"/>
          <w:vertAlign w:val="superscript"/>
          <w:rPrChange w:id="173" w:author="Mark West" w:date="2020-07-17T11:26:00Z">
            <w:rPr>
              <w:rFonts w:asciiTheme="minorHAnsi" w:hAnsiTheme="minorHAnsi"/>
              <w:sz w:val="18"/>
              <w:szCs w:val="18"/>
              <w:highlight w:val="yellow"/>
              <w:vertAlign w:val="superscript"/>
            </w:rPr>
          </w:rPrChange>
        </w:rPr>
        <w:t>2</w:t>
      </w:r>
      <w:del w:id="174" w:author="Mark West" w:date="2020-07-17T11:26:00Z">
        <w:r w:rsidRPr="003A214E" w:rsidDel="003A214E">
          <w:rPr>
            <w:rFonts w:asciiTheme="minorHAnsi" w:hAnsiTheme="minorHAnsi"/>
            <w:sz w:val="18"/>
            <w:szCs w:val="18"/>
            <w:rPrChange w:id="175" w:author="Mark West" w:date="2020-07-17T11:26:00Z">
              <w:rPr>
                <w:rFonts w:asciiTheme="minorHAnsi" w:hAnsiTheme="minorHAnsi"/>
                <w:sz w:val="18"/>
                <w:szCs w:val="18"/>
                <w:highlight w:val="yellow"/>
              </w:rPr>
            </w:rPrChange>
          </w:rPr>
          <w:delText>]</w:delText>
        </w:r>
      </w:del>
      <w:r w:rsidRPr="003416F3">
        <w:rPr>
          <w:rFonts w:asciiTheme="minorHAnsi" w:hAnsiTheme="minorHAnsi"/>
          <w:sz w:val="18"/>
          <w:szCs w:val="18"/>
        </w:rPr>
        <w:t xml:space="preserve">  and </w:t>
      </w:r>
      <w:del w:id="176" w:author="Mark West" w:date="2020-07-17T11:26:00Z">
        <w:r w:rsidRPr="003A214E" w:rsidDel="003A214E">
          <w:rPr>
            <w:rFonts w:asciiTheme="minorHAnsi" w:hAnsiTheme="minorHAnsi"/>
            <w:sz w:val="18"/>
            <w:szCs w:val="18"/>
            <w:rPrChange w:id="177" w:author="Mark West" w:date="2020-07-17T11:26:00Z">
              <w:rPr>
                <w:rFonts w:asciiTheme="minorHAnsi" w:hAnsiTheme="minorHAnsi"/>
                <w:sz w:val="18"/>
                <w:szCs w:val="18"/>
                <w:highlight w:val="yellow"/>
              </w:rPr>
            </w:rPrChange>
          </w:rPr>
          <w:delText>[</w:delText>
        </w:r>
      </w:del>
      <w:r w:rsidRPr="003A214E">
        <w:rPr>
          <w:rFonts w:asciiTheme="minorHAnsi" w:hAnsiTheme="minorHAnsi"/>
          <w:sz w:val="18"/>
          <w:szCs w:val="18"/>
          <w:rPrChange w:id="178" w:author="Mark West" w:date="2020-07-17T11:26:00Z">
            <w:rPr>
              <w:rFonts w:asciiTheme="minorHAnsi" w:hAnsiTheme="minorHAnsi"/>
              <w:sz w:val="18"/>
              <w:szCs w:val="18"/>
              <w:highlight w:val="yellow"/>
            </w:rPr>
          </w:rPrChange>
        </w:rPr>
        <w:t>3 mm</w:t>
      </w:r>
      <w:del w:id="179" w:author="Mark West" w:date="2020-07-17T11:25:00Z">
        <w:r w:rsidRPr="003A214E" w:rsidDel="003A214E">
          <w:rPr>
            <w:rFonts w:asciiTheme="minorHAnsi" w:hAnsiTheme="minorHAnsi"/>
            <w:sz w:val="18"/>
            <w:szCs w:val="18"/>
            <w:rPrChange w:id="180" w:author="Mark West" w:date="2020-07-17T11:26:00Z">
              <w:rPr>
                <w:rFonts w:asciiTheme="minorHAnsi" w:hAnsiTheme="minorHAnsi"/>
                <w:sz w:val="18"/>
                <w:szCs w:val="18"/>
                <w:highlight w:val="yellow"/>
              </w:rPr>
            </w:rPrChange>
          </w:rPr>
          <w:delText>]</w:delText>
        </w:r>
      </w:del>
      <w:r w:rsidRPr="003416F3">
        <w:rPr>
          <w:rFonts w:asciiTheme="minorHAnsi" w:hAnsiTheme="minorHAnsi"/>
          <w:sz w:val="18"/>
          <w:szCs w:val="18"/>
        </w:rPr>
        <w:t xml:space="preserve">  thick for larger sizes.</w:t>
      </w:r>
    </w:p>
    <w:p w14:paraId="44DC6424"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Engraved legend with black letters on white face.</w:t>
      </w:r>
    </w:p>
    <w:p w14:paraId="55FA898D"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Punched or drilled for mechanical fasteners.</w:t>
      </w:r>
    </w:p>
    <w:p w14:paraId="077BD0D9"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Framed with mitered acrylic molding and arranged for attachment at applicable equipment.</w:t>
      </w:r>
    </w:p>
    <w:p w14:paraId="3407DA84" w14:textId="0A307BD4" w:rsidR="0071329E" w:rsidRDefault="0071329E" w:rsidP="0071329E">
      <w:pPr>
        <w:pStyle w:val="SPECText4"/>
        <w:rPr>
          <w:rFonts w:asciiTheme="minorHAnsi" w:hAnsiTheme="minorHAnsi"/>
          <w:sz w:val="18"/>
          <w:szCs w:val="18"/>
        </w:rPr>
      </w:pPr>
      <w:r w:rsidRPr="0071329E">
        <w:rPr>
          <w:rFonts w:asciiTheme="minorHAnsi" w:hAnsiTheme="minorHAnsi"/>
          <w:sz w:val="18"/>
          <w:szCs w:val="18"/>
        </w:rPr>
        <w:t>3M adhesive transfer tape 468MP is acceptable.</w:t>
      </w:r>
    </w:p>
    <w:p w14:paraId="010B2F37" w14:textId="251EF120" w:rsidR="0071329E" w:rsidRDefault="0071329E" w:rsidP="0071329E">
      <w:pPr>
        <w:pStyle w:val="SPECText4"/>
        <w:numPr>
          <w:ilvl w:val="0"/>
          <w:numId w:val="0"/>
        </w:numPr>
        <w:rPr>
          <w:rFonts w:asciiTheme="minorHAnsi" w:hAnsiTheme="minorHAnsi"/>
          <w:sz w:val="18"/>
          <w:szCs w:val="18"/>
        </w:rPr>
      </w:pPr>
    </w:p>
    <w:p w14:paraId="1BB17633" w14:textId="7DE77E65" w:rsidR="0071329E" w:rsidRPr="005460F0" w:rsidRDefault="00ED6430" w:rsidP="0071329E">
      <w:pPr>
        <w:pStyle w:val="Heading2"/>
        <w:rPr>
          <w:rFonts w:eastAsia="Times New Roman"/>
        </w:rPr>
      </w:pPr>
      <w:r>
        <w:rPr>
          <w:rFonts w:eastAsia="Times New Roman"/>
        </w:rPr>
        <w:t>Equipment and Component Identification Labels</w:t>
      </w:r>
    </w:p>
    <w:p w14:paraId="199AA956" w14:textId="77777777" w:rsidR="0071329E" w:rsidRPr="00ED6430" w:rsidRDefault="0071329E" w:rsidP="00026DD1">
      <w:pPr>
        <w:pStyle w:val="SPECText3"/>
        <w:numPr>
          <w:ilvl w:val="2"/>
          <w:numId w:val="18"/>
        </w:numPr>
        <w:rPr>
          <w:rFonts w:asciiTheme="minorHAnsi" w:hAnsiTheme="minorHAnsi"/>
          <w:sz w:val="18"/>
          <w:szCs w:val="18"/>
        </w:rPr>
      </w:pPr>
      <w:bookmarkStart w:id="181" w:name="_Hlk5457837"/>
      <w:r w:rsidRPr="00ED6430">
        <w:rPr>
          <w:rFonts w:asciiTheme="minorHAnsi" w:hAnsiTheme="minorHAnsi"/>
          <w:sz w:val="18"/>
          <w:szCs w:val="18"/>
        </w:rPr>
        <w:t xml:space="preserve">Engraved, Laminated Acrylic or Melamine Label:  Attached with permanent adhesive.  White letters on a dark-gray background.  Minimum letter height shall </w:t>
      </w:r>
      <w:r w:rsidRPr="003A214E">
        <w:rPr>
          <w:rFonts w:asciiTheme="minorHAnsi" w:hAnsiTheme="minorHAnsi"/>
          <w:sz w:val="18"/>
          <w:szCs w:val="18"/>
        </w:rPr>
        <w:t xml:space="preserve">be </w:t>
      </w:r>
      <w:del w:id="182" w:author="Mark West" w:date="2020-07-17T11:26:00Z">
        <w:r w:rsidRPr="003A214E" w:rsidDel="003A214E">
          <w:rPr>
            <w:rFonts w:asciiTheme="minorHAnsi" w:hAnsiTheme="minorHAnsi"/>
            <w:sz w:val="18"/>
            <w:szCs w:val="18"/>
            <w:rPrChange w:id="183" w:author="Mark West" w:date="2020-07-17T11:26:00Z">
              <w:rPr>
                <w:rFonts w:asciiTheme="minorHAnsi" w:hAnsiTheme="minorHAnsi"/>
                <w:sz w:val="18"/>
                <w:szCs w:val="18"/>
                <w:highlight w:val="yellow"/>
              </w:rPr>
            </w:rPrChange>
          </w:rPr>
          <w:delText>[</w:delText>
        </w:r>
      </w:del>
      <w:r w:rsidRPr="003A214E">
        <w:rPr>
          <w:rFonts w:asciiTheme="minorHAnsi" w:hAnsiTheme="minorHAnsi"/>
          <w:sz w:val="18"/>
          <w:szCs w:val="18"/>
          <w:rPrChange w:id="184" w:author="Mark West" w:date="2020-07-17T11:26:00Z">
            <w:rPr>
              <w:rFonts w:asciiTheme="minorHAnsi" w:hAnsiTheme="minorHAnsi"/>
              <w:sz w:val="18"/>
              <w:szCs w:val="18"/>
              <w:highlight w:val="yellow"/>
            </w:rPr>
          </w:rPrChange>
        </w:rPr>
        <w:t>10 mm</w:t>
      </w:r>
      <w:del w:id="185" w:author="Mark West" w:date="2020-07-17T11:26:00Z">
        <w:r w:rsidRPr="003A214E" w:rsidDel="003A214E">
          <w:rPr>
            <w:rFonts w:asciiTheme="minorHAnsi" w:hAnsiTheme="minorHAnsi"/>
            <w:sz w:val="18"/>
            <w:szCs w:val="18"/>
            <w:rPrChange w:id="186" w:author="Mark West" w:date="2020-07-17T11:26:00Z">
              <w:rPr>
                <w:rFonts w:asciiTheme="minorHAnsi" w:hAnsiTheme="minorHAnsi"/>
                <w:sz w:val="18"/>
                <w:szCs w:val="18"/>
                <w:highlight w:val="yellow"/>
              </w:rPr>
            </w:rPrChange>
          </w:rPr>
          <w:delText>]</w:delText>
        </w:r>
      </w:del>
      <w:r w:rsidRPr="003A214E">
        <w:rPr>
          <w:rFonts w:asciiTheme="minorHAnsi" w:hAnsiTheme="minorHAnsi"/>
          <w:sz w:val="18"/>
          <w:szCs w:val="18"/>
        </w:rPr>
        <w:t>.</w:t>
      </w:r>
      <w:r w:rsidRPr="00ED6430">
        <w:rPr>
          <w:rFonts w:asciiTheme="minorHAnsi" w:hAnsiTheme="minorHAnsi"/>
          <w:sz w:val="18"/>
          <w:szCs w:val="18"/>
        </w:rPr>
        <w:t xml:space="preserve"> Do not fix equipment and component labels to removable or interchangeable covers.  </w:t>
      </w:r>
    </w:p>
    <w:p w14:paraId="5D5EFE6A"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Printed Vinyl Label: Weather- and UV-resistant vinyl label material, white letters on dark-gray background laminated with a clear, weather- and chemical-resistant coating. Attached with permanent adhesive.</w:t>
      </w:r>
    </w:p>
    <w:p w14:paraId="20530EDD"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Stenciled Legend:  In non-fading, waterproof, black ink or paint.  Minimum letter height shall be </w:t>
      </w:r>
      <w:del w:id="187" w:author="Mark West" w:date="2020-07-17T11:26:00Z">
        <w:r w:rsidRPr="003A214E" w:rsidDel="003A214E">
          <w:rPr>
            <w:rFonts w:asciiTheme="minorHAnsi" w:hAnsiTheme="minorHAnsi"/>
            <w:sz w:val="18"/>
            <w:szCs w:val="18"/>
            <w:rPrChange w:id="188" w:author="Mark West" w:date="2020-07-17T11:27:00Z">
              <w:rPr>
                <w:rFonts w:asciiTheme="minorHAnsi" w:hAnsiTheme="minorHAnsi"/>
                <w:sz w:val="18"/>
                <w:szCs w:val="18"/>
                <w:highlight w:val="yellow"/>
              </w:rPr>
            </w:rPrChange>
          </w:rPr>
          <w:delText>[</w:delText>
        </w:r>
      </w:del>
      <w:r w:rsidRPr="003A214E">
        <w:rPr>
          <w:rFonts w:asciiTheme="minorHAnsi" w:hAnsiTheme="minorHAnsi"/>
          <w:sz w:val="18"/>
          <w:szCs w:val="18"/>
          <w:rPrChange w:id="189" w:author="Mark West" w:date="2020-07-17T11:27:00Z">
            <w:rPr>
              <w:rFonts w:asciiTheme="minorHAnsi" w:hAnsiTheme="minorHAnsi"/>
              <w:sz w:val="18"/>
              <w:szCs w:val="18"/>
              <w:highlight w:val="yellow"/>
            </w:rPr>
          </w:rPrChange>
        </w:rPr>
        <w:t>25 mm</w:t>
      </w:r>
      <w:del w:id="190" w:author="Mark West" w:date="2020-07-17T11:26:00Z">
        <w:r w:rsidRPr="003A214E" w:rsidDel="003A214E">
          <w:rPr>
            <w:rFonts w:asciiTheme="minorHAnsi" w:hAnsiTheme="minorHAnsi"/>
            <w:sz w:val="18"/>
            <w:szCs w:val="18"/>
            <w:rPrChange w:id="191" w:author="Mark West" w:date="2020-07-17T11:27:00Z">
              <w:rPr>
                <w:rFonts w:asciiTheme="minorHAnsi" w:hAnsiTheme="minorHAnsi"/>
                <w:sz w:val="18"/>
                <w:szCs w:val="18"/>
                <w:highlight w:val="yellow"/>
              </w:rPr>
            </w:rPrChange>
          </w:rPr>
          <w:delText>]</w:delText>
        </w:r>
      </w:del>
      <w:r w:rsidRPr="003A214E">
        <w:rPr>
          <w:rFonts w:asciiTheme="minorHAnsi" w:hAnsiTheme="minorHAnsi"/>
          <w:sz w:val="18"/>
          <w:szCs w:val="18"/>
        </w:rPr>
        <w:t>.</w:t>
      </w:r>
    </w:p>
    <w:p w14:paraId="2D6DEC68" w14:textId="1F424050" w:rsid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Color Coding of electrical equipment’s: Weather and UV resistant label material for use on outdoor and indoor equipment’s. Minimum color strip height shall be </w:t>
      </w:r>
      <w:del w:id="192" w:author="Mark West" w:date="2020-07-17T11:27:00Z">
        <w:r w:rsidRPr="003A214E" w:rsidDel="003A214E">
          <w:rPr>
            <w:rFonts w:asciiTheme="minorHAnsi" w:hAnsiTheme="minorHAnsi"/>
            <w:sz w:val="18"/>
            <w:szCs w:val="18"/>
            <w:rPrChange w:id="193" w:author="Mark West" w:date="2020-07-17T11:27:00Z">
              <w:rPr>
                <w:rFonts w:asciiTheme="minorHAnsi" w:hAnsiTheme="minorHAnsi"/>
                <w:sz w:val="18"/>
                <w:szCs w:val="18"/>
                <w:highlight w:val="yellow"/>
              </w:rPr>
            </w:rPrChange>
          </w:rPr>
          <w:delText>[</w:delText>
        </w:r>
      </w:del>
      <w:r w:rsidRPr="003A214E">
        <w:rPr>
          <w:rFonts w:asciiTheme="minorHAnsi" w:hAnsiTheme="minorHAnsi"/>
          <w:sz w:val="18"/>
          <w:szCs w:val="18"/>
          <w:rPrChange w:id="194" w:author="Mark West" w:date="2020-07-17T11:27:00Z">
            <w:rPr>
              <w:rFonts w:asciiTheme="minorHAnsi" w:hAnsiTheme="minorHAnsi"/>
              <w:sz w:val="18"/>
              <w:szCs w:val="18"/>
              <w:highlight w:val="yellow"/>
            </w:rPr>
          </w:rPrChange>
        </w:rPr>
        <w:t>100 mm</w:t>
      </w:r>
      <w:del w:id="195" w:author="Mark West" w:date="2020-07-17T11:27:00Z">
        <w:r w:rsidRPr="003A214E" w:rsidDel="003A214E">
          <w:rPr>
            <w:rFonts w:asciiTheme="minorHAnsi" w:hAnsiTheme="minorHAnsi"/>
            <w:sz w:val="18"/>
            <w:szCs w:val="18"/>
            <w:rPrChange w:id="196" w:author="Mark West" w:date="2020-07-17T11:27:00Z">
              <w:rPr>
                <w:rFonts w:asciiTheme="minorHAnsi" w:hAnsiTheme="minorHAnsi"/>
                <w:sz w:val="18"/>
                <w:szCs w:val="18"/>
                <w:highlight w:val="yellow"/>
              </w:rPr>
            </w:rPrChange>
          </w:rPr>
          <w:delText xml:space="preserve">] </w:delText>
        </w:r>
      </w:del>
      <w:r w:rsidRPr="003A214E">
        <w:rPr>
          <w:rFonts w:asciiTheme="minorHAnsi" w:hAnsiTheme="minorHAnsi"/>
          <w:sz w:val="18"/>
          <w:szCs w:val="18"/>
        </w:rPr>
        <w:t>.</w:t>
      </w:r>
    </w:p>
    <w:p w14:paraId="4BAA0DFC" w14:textId="3903D561" w:rsidR="0071329E" w:rsidRDefault="0071329E" w:rsidP="0071329E">
      <w:pPr>
        <w:pStyle w:val="SPECText3"/>
        <w:numPr>
          <w:ilvl w:val="0"/>
          <w:numId w:val="0"/>
        </w:numPr>
        <w:rPr>
          <w:rFonts w:asciiTheme="minorHAnsi" w:hAnsiTheme="minorHAnsi"/>
          <w:sz w:val="18"/>
          <w:szCs w:val="18"/>
        </w:rPr>
      </w:pPr>
    </w:p>
    <w:p w14:paraId="18391A82" w14:textId="79354DD4" w:rsidR="0071329E" w:rsidRPr="005460F0" w:rsidRDefault="00ED6430" w:rsidP="0071329E">
      <w:pPr>
        <w:pStyle w:val="Heading2"/>
        <w:rPr>
          <w:rFonts w:eastAsia="Times New Roman"/>
        </w:rPr>
      </w:pPr>
      <w:r>
        <w:rPr>
          <w:rFonts w:eastAsia="Times New Roman"/>
        </w:rPr>
        <w:t>Key Interlock Identification Labels</w:t>
      </w:r>
    </w:p>
    <w:bookmarkEnd w:id="181"/>
    <w:p w14:paraId="13C52134" w14:textId="77777777" w:rsidR="0071329E" w:rsidRPr="00ED6430" w:rsidRDefault="0071329E" w:rsidP="00026DD1">
      <w:pPr>
        <w:pStyle w:val="SPECText3"/>
        <w:numPr>
          <w:ilvl w:val="2"/>
          <w:numId w:val="19"/>
        </w:numPr>
        <w:rPr>
          <w:rFonts w:asciiTheme="minorHAnsi" w:hAnsiTheme="minorHAnsi"/>
          <w:sz w:val="18"/>
          <w:szCs w:val="18"/>
        </w:rPr>
      </w:pPr>
      <w:r w:rsidRPr="00ED6430">
        <w:rPr>
          <w:rFonts w:asciiTheme="minorHAnsi" w:hAnsiTheme="minorHAnsi"/>
          <w:sz w:val="18"/>
          <w:szCs w:val="18"/>
        </w:rPr>
        <w:t>Identify interlock key cylinders using a combination of stampings directly on the cylinder and nameplates as shown in the electrical details.</w:t>
      </w:r>
    </w:p>
    <w:p w14:paraId="0C97870F"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Stampings on cylinders by manufacturer.</w:t>
      </w:r>
    </w:p>
    <w:p w14:paraId="2C2502A6"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Nameplates furnished and installed by electrical contractor.</w:t>
      </w:r>
    </w:p>
    <w:p w14:paraId="22E356A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Mount nameplates immediately above the cylinder.</w:t>
      </w:r>
    </w:p>
    <w:p w14:paraId="067EF412"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White letters on a dark background, 10mm minimum height.</w:t>
      </w:r>
    </w:p>
    <w:p w14:paraId="4F66160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Text on label shall be as shown in the electrical details and shall match labeling of associated key(s).</w:t>
      </w:r>
    </w:p>
    <w:p w14:paraId="1A66F86F"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Identify interlock keys using a combination of stampings directly on the key and key tags as shown in the electrical details.</w:t>
      </w:r>
    </w:p>
    <w:p w14:paraId="7B558C84"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Stampings on keys by manufacturer.</w:t>
      </w:r>
    </w:p>
    <w:p w14:paraId="1BFCAE2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Key tags furnished and installed by electrical contractor.</w:t>
      </w:r>
    </w:p>
    <w:p w14:paraId="47B0B30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Affixed to the key using corrosion-resistant metal split keyring.</w:t>
      </w:r>
    </w:p>
    <w:p w14:paraId="60CFFBBD"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Letters to be engraved using minimum 8mm height.</w:t>
      </w:r>
    </w:p>
    <w:p w14:paraId="25F95B5A"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Text on key tag shall be as shown in the electrical details and shall match labeling of associated cylinder(s).</w:t>
      </w:r>
    </w:p>
    <w:p w14:paraId="6A324F6E" w14:textId="1439A909" w:rsidR="0071329E" w:rsidRDefault="0071329E" w:rsidP="0071329E">
      <w:pPr>
        <w:pStyle w:val="SPECText4"/>
        <w:rPr>
          <w:rFonts w:asciiTheme="minorHAnsi" w:hAnsiTheme="minorHAnsi"/>
          <w:sz w:val="18"/>
          <w:szCs w:val="18"/>
        </w:rPr>
      </w:pPr>
      <w:r w:rsidRPr="0071329E">
        <w:rPr>
          <w:rFonts w:asciiTheme="minorHAnsi" w:hAnsiTheme="minorHAnsi"/>
          <w:sz w:val="18"/>
          <w:szCs w:val="18"/>
        </w:rPr>
        <w:t>For interlocks between two electrical panels, one panel shall be identified on the obverse, and the other on the reverse of the key tag. Engraving on each side of the tag shall not obscure engraving on the opposite side.</w:t>
      </w:r>
    </w:p>
    <w:p w14:paraId="03168109" w14:textId="36987659" w:rsidR="0071329E" w:rsidRDefault="0071329E" w:rsidP="0071329E">
      <w:pPr>
        <w:pStyle w:val="SPECText4"/>
        <w:numPr>
          <w:ilvl w:val="0"/>
          <w:numId w:val="0"/>
        </w:numPr>
        <w:rPr>
          <w:rFonts w:asciiTheme="minorHAnsi" w:hAnsiTheme="minorHAnsi"/>
          <w:sz w:val="18"/>
          <w:szCs w:val="18"/>
        </w:rPr>
      </w:pPr>
    </w:p>
    <w:p w14:paraId="1200FC44" w14:textId="4ADA7E91" w:rsidR="00ED6430" w:rsidRDefault="00ED6430" w:rsidP="0071329E">
      <w:pPr>
        <w:pStyle w:val="SPECText4"/>
        <w:numPr>
          <w:ilvl w:val="0"/>
          <w:numId w:val="0"/>
        </w:numPr>
        <w:rPr>
          <w:rFonts w:asciiTheme="minorHAnsi" w:hAnsiTheme="minorHAnsi"/>
          <w:sz w:val="18"/>
          <w:szCs w:val="18"/>
        </w:rPr>
      </w:pPr>
    </w:p>
    <w:p w14:paraId="3B364D8E" w14:textId="2D4A0200" w:rsidR="00ED6430" w:rsidRDefault="00ED6430" w:rsidP="0071329E">
      <w:pPr>
        <w:pStyle w:val="SPECText4"/>
        <w:numPr>
          <w:ilvl w:val="0"/>
          <w:numId w:val="0"/>
        </w:numPr>
        <w:rPr>
          <w:rFonts w:asciiTheme="minorHAnsi" w:hAnsiTheme="minorHAnsi"/>
          <w:sz w:val="18"/>
          <w:szCs w:val="18"/>
        </w:rPr>
      </w:pPr>
    </w:p>
    <w:p w14:paraId="0B3B836F" w14:textId="052DED1B" w:rsidR="00ED6430" w:rsidRDefault="00ED6430" w:rsidP="0071329E">
      <w:pPr>
        <w:pStyle w:val="SPECText4"/>
        <w:numPr>
          <w:ilvl w:val="0"/>
          <w:numId w:val="0"/>
        </w:numPr>
        <w:rPr>
          <w:rFonts w:asciiTheme="minorHAnsi" w:hAnsiTheme="minorHAnsi"/>
          <w:sz w:val="18"/>
          <w:szCs w:val="18"/>
        </w:rPr>
      </w:pPr>
    </w:p>
    <w:p w14:paraId="4DEDC5A0" w14:textId="77777777" w:rsidR="00ED6430" w:rsidRDefault="00ED6430" w:rsidP="0071329E">
      <w:pPr>
        <w:pStyle w:val="SPECText4"/>
        <w:numPr>
          <w:ilvl w:val="0"/>
          <w:numId w:val="0"/>
        </w:numPr>
        <w:rPr>
          <w:rFonts w:asciiTheme="minorHAnsi" w:hAnsiTheme="minorHAnsi"/>
          <w:sz w:val="18"/>
          <w:szCs w:val="18"/>
        </w:rPr>
      </w:pPr>
    </w:p>
    <w:p w14:paraId="43B7ACB3" w14:textId="6673E7DF" w:rsidR="0071329E" w:rsidRPr="005460F0" w:rsidRDefault="00ED6430" w:rsidP="0071329E">
      <w:pPr>
        <w:pStyle w:val="Heading2"/>
        <w:rPr>
          <w:rFonts w:eastAsia="Times New Roman"/>
        </w:rPr>
      </w:pPr>
      <w:r>
        <w:rPr>
          <w:rFonts w:eastAsia="Times New Roman"/>
        </w:rPr>
        <w:lastRenderedPageBreak/>
        <w:t>Miscellaneous Identification Products</w:t>
      </w:r>
    </w:p>
    <w:p w14:paraId="476F64B2" w14:textId="77777777" w:rsidR="0071329E" w:rsidRPr="00ED6430" w:rsidRDefault="0071329E" w:rsidP="00026DD1">
      <w:pPr>
        <w:pStyle w:val="SPECText3"/>
        <w:numPr>
          <w:ilvl w:val="2"/>
          <w:numId w:val="20"/>
        </w:numPr>
        <w:rPr>
          <w:rFonts w:asciiTheme="minorHAnsi" w:hAnsiTheme="minorHAnsi"/>
          <w:sz w:val="18"/>
          <w:szCs w:val="18"/>
        </w:rPr>
      </w:pPr>
      <w:r w:rsidRPr="00ED6430">
        <w:rPr>
          <w:rFonts w:asciiTheme="minorHAnsi" w:hAnsiTheme="minorHAnsi"/>
          <w:sz w:val="18"/>
          <w:szCs w:val="18"/>
        </w:rPr>
        <w:t>Cable Ties:  Fungus-inert, self-extinguishing, 1-piece, self-locking, Type 6/6 nylon cable ties.</w:t>
      </w:r>
    </w:p>
    <w:p w14:paraId="1776D376" w14:textId="5E080259"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 xml:space="preserve">Minimum Width:  </w:t>
      </w:r>
      <w:del w:id="197" w:author="Mark West" w:date="2020-07-17T11:27:00Z">
        <w:r w:rsidRPr="003A214E" w:rsidDel="003A214E">
          <w:rPr>
            <w:rFonts w:asciiTheme="minorHAnsi" w:hAnsiTheme="minorHAnsi"/>
            <w:sz w:val="18"/>
            <w:szCs w:val="18"/>
            <w:rPrChange w:id="198" w:author="Mark West" w:date="2020-07-17T11:27:00Z">
              <w:rPr>
                <w:rFonts w:asciiTheme="minorHAnsi" w:hAnsiTheme="minorHAnsi"/>
                <w:sz w:val="18"/>
                <w:szCs w:val="18"/>
                <w:highlight w:val="yellow"/>
              </w:rPr>
            </w:rPrChange>
          </w:rPr>
          <w:delText>[</w:delText>
        </w:r>
      </w:del>
      <w:ins w:id="199" w:author="Mark West" w:date="2020-07-17T11:27:00Z">
        <w:r w:rsidR="003A214E" w:rsidRPr="003A214E">
          <w:rPr>
            <w:rFonts w:asciiTheme="minorHAnsi" w:hAnsiTheme="minorHAnsi"/>
            <w:sz w:val="18"/>
            <w:szCs w:val="18"/>
            <w:rPrChange w:id="200" w:author="Mark West" w:date="2020-07-17T11:27:00Z">
              <w:rPr>
                <w:rFonts w:asciiTheme="minorHAnsi" w:hAnsiTheme="minorHAnsi"/>
                <w:sz w:val="18"/>
                <w:szCs w:val="18"/>
                <w:highlight w:val="yellow"/>
              </w:rPr>
            </w:rPrChange>
          </w:rPr>
          <w:t>4.8</w:t>
        </w:r>
      </w:ins>
      <w:del w:id="201" w:author="Mark West" w:date="2020-07-17T11:27:00Z">
        <w:r w:rsidRPr="003A214E" w:rsidDel="003A214E">
          <w:rPr>
            <w:rFonts w:asciiTheme="minorHAnsi" w:hAnsiTheme="minorHAnsi"/>
            <w:sz w:val="18"/>
            <w:szCs w:val="18"/>
            <w:rPrChange w:id="202" w:author="Mark West" w:date="2020-07-17T11:27:00Z">
              <w:rPr>
                <w:rFonts w:asciiTheme="minorHAnsi" w:hAnsiTheme="minorHAnsi"/>
                <w:sz w:val="18"/>
                <w:szCs w:val="18"/>
                <w:highlight w:val="yellow"/>
              </w:rPr>
            </w:rPrChange>
          </w:rPr>
          <w:delText>5</w:delText>
        </w:r>
      </w:del>
      <w:r w:rsidRPr="003A214E">
        <w:rPr>
          <w:rFonts w:asciiTheme="minorHAnsi" w:hAnsiTheme="minorHAnsi"/>
          <w:sz w:val="18"/>
          <w:szCs w:val="18"/>
          <w:rPrChange w:id="203" w:author="Mark West" w:date="2020-07-17T11:27:00Z">
            <w:rPr>
              <w:rFonts w:asciiTheme="minorHAnsi" w:hAnsiTheme="minorHAnsi"/>
              <w:sz w:val="18"/>
              <w:szCs w:val="18"/>
              <w:highlight w:val="yellow"/>
            </w:rPr>
          </w:rPrChange>
        </w:rPr>
        <w:t xml:space="preserve"> mm</w:t>
      </w:r>
      <w:del w:id="204" w:author="Mark West" w:date="2020-07-17T11:27:00Z">
        <w:r w:rsidRPr="003A214E" w:rsidDel="003A214E">
          <w:rPr>
            <w:rFonts w:asciiTheme="minorHAnsi" w:hAnsiTheme="minorHAnsi"/>
            <w:sz w:val="18"/>
            <w:szCs w:val="18"/>
            <w:rPrChange w:id="205" w:author="Mark West" w:date="2020-07-17T11:27:00Z">
              <w:rPr>
                <w:rFonts w:asciiTheme="minorHAnsi" w:hAnsiTheme="minorHAnsi"/>
                <w:sz w:val="18"/>
                <w:szCs w:val="18"/>
                <w:highlight w:val="yellow"/>
              </w:rPr>
            </w:rPrChange>
          </w:rPr>
          <w:delText>]</w:delText>
        </w:r>
      </w:del>
      <w:r w:rsidRPr="003A214E">
        <w:rPr>
          <w:rFonts w:asciiTheme="minorHAnsi" w:hAnsiTheme="minorHAnsi"/>
          <w:sz w:val="18"/>
          <w:szCs w:val="18"/>
        </w:rPr>
        <w:t xml:space="preserve"> .</w:t>
      </w:r>
    </w:p>
    <w:p w14:paraId="449B24B1" w14:textId="49B1A1D2"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Tensile Strength:  50 lb,</w:t>
      </w:r>
      <w:ins w:id="206" w:author="Mark West" w:date="2020-07-17T11:28:00Z">
        <w:r w:rsidR="003A214E">
          <w:rPr>
            <w:rFonts w:asciiTheme="minorHAnsi" w:hAnsiTheme="minorHAnsi"/>
            <w:sz w:val="18"/>
            <w:szCs w:val="18"/>
          </w:rPr>
          <w:t>(2</w:t>
        </w:r>
      </w:ins>
      <w:ins w:id="207" w:author="Mark West" w:date="2020-07-17T11:29:00Z">
        <w:r w:rsidR="003A214E">
          <w:rPr>
            <w:rFonts w:asciiTheme="minorHAnsi" w:hAnsiTheme="minorHAnsi"/>
            <w:sz w:val="18"/>
            <w:szCs w:val="18"/>
          </w:rPr>
          <w:t>2.7kg)</w:t>
        </w:r>
      </w:ins>
      <w:r w:rsidRPr="0071329E">
        <w:rPr>
          <w:rFonts w:asciiTheme="minorHAnsi" w:hAnsiTheme="minorHAnsi"/>
          <w:sz w:val="18"/>
          <w:szCs w:val="18"/>
        </w:rPr>
        <w:t xml:space="preserve"> minimum.</w:t>
      </w:r>
    </w:p>
    <w:p w14:paraId="0EDB777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Temperature Range:  Minus 40 to Plus 85 deg C.</w:t>
      </w:r>
    </w:p>
    <w:p w14:paraId="1481D51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Cable ties shall be UV and ozone resistant.</w:t>
      </w:r>
    </w:p>
    <w:p w14:paraId="53D78454"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Color:  Black, except where used for color-coding.</w:t>
      </w:r>
    </w:p>
    <w:p w14:paraId="0DFC693A"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Paint:  Paint materials and application requirements are specified in Section 09 90 00, “Painting and Coating.”</w:t>
      </w:r>
    </w:p>
    <w:p w14:paraId="275DA053"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Exterior Concrete, Stucco, and Masonry (Other Than Concrete Unit Masonry):</w:t>
      </w:r>
    </w:p>
    <w:p w14:paraId="4DDC6A37"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Acrylic-Enamel Finish:  Two finish coat(s) over a primer.</w:t>
      </w:r>
    </w:p>
    <w:p w14:paraId="1BE3A68F"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Exterior concrete and masonry primer.</w:t>
      </w:r>
    </w:p>
    <w:p w14:paraId="077988FB"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Exterior semi-gloss acrylic enamel.</w:t>
      </w:r>
    </w:p>
    <w:p w14:paraId="5C88AE2B"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Exterior Concrete Unit Masonry:</w:t>
      </w:r>
    </w:p>
    <w:p w14:paraId="028E8F2D"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Acrylic-Enamel Finish:  Two finish coat(s) over a block filler.</w:t>
      </w:r>
    </w:p>
    <w:p w14:paraId="321765E0"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Block Filler:  Concrete unit masonry block filler.</w:t>
      </w:r>
    </w:p>
    <w:p w14:paraId="46AC0284"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Exterior semi-gloss acrylic enamel.</w:t>
      </w:r>
    </w:p>
    <w:p w14:paraId="4FE95F03"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Exterior Ferrous Metal:</w:t>
      </w:r>
    </w:p>
    <w:p w14:paraId="46EEE6DB"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Alkyd-Enamel Finish:  Two finish coat(s) over a primer.</w:t>
      </w:r>
    </w:p>
    <w:p w14:paraId="561B478F"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Exterior ferrous-metal primer.</w:t>
      </w:r>
    </w:p>
    <w:p w14:paraId="6F951748"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Exterior semi-gloss alkyd enamel.</w:t>
      </w:r>
    </w:p>
    <w:p w14:paraId="45AB194C"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Exterior Zinc-Coated Metal (except Raceways):</w:t>
      </w:r>
    </w:p>
    <w:p w14:paraId="4FF64110"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Alkyd-Enamel Finish:  Two finish coat(s) over a primer.</w:t>
      </w:r>
    </w:p>
    <w:p w14:paraId="352AF574"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Exterior zinc-coated metal primer.</w:t>
      </w:r>
    </w:p>
    <w:p w14:paraId="4C173988"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Exterior semi-gloss alkyd enamel.</w:t>
      </w:r>
    </w:p>
    <w:p w14:paraId="320700CE"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Interior Concrete and Masonry (Other Than Concrete Unit Masonry):</w:t>
      </w:r>
    </w:p>
    <w:p w14:paraId="51B6B5FA"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Alkyd-Enamel Finish:  Two finish coat(s) over a primer.</w:t>
      </w:r>
    </w:p>
    <w:p w14:paraId="69701B2C"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Interior concrete and masonry primer.</w:t>
      </w:r>
    </w:p>
    <w:p w14:paraId="0CCF61A5"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Interior semi-gloss alkyd enamel.</w:t>
      </w:r>
    </w:p>
    <w:p w14:paraId="0AE1B7AF"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Interior Concrete Unit Masonry:</w:t>
      </w:r>
    </w:p>
    <w:p w14:paraId="105065A8"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Acrylic-Enamel Finish:  Two finish coat(s) over a block filler.</w:t>
      </w:r>
    </w:p>
    <w:p w14:paraId="77589088"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Block Filler:  Concrete unit masonry block filler.</w:t>
      </w:r>
    </w:p>
    <w:p w14:paraId="1BAD9B95"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Interior semi-gloss acrylic enamel.</w:t>
      </w:r>
    </w:p>
    <w:p w14:paraId="6E36657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Interior Gypsum Board:</w:t>
      </w:r>
    </w:p>
    <w:p w14:paraId="37DE7060"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Acrylic-Enamel Finish:  Two finish coat(s) over a primer.</w:t>
      </w:r>
    </w:p>
    <w:p w14:paraId="6B89E1EC"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Interior gypsum board primer.</w:t>
      </w:r>
    </w:p>
    <w:p w14:paraId="23AD0CC7"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Interior semi-gloss acrylic enamel.</w:t>
      </w:r>
    </w:p>
    <w:p w14:paraId="40CFF374"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Interior Ferrous Metal:</w:t>
      </w:r>
    </w:p>
    <w:p w14:paraId="04BB75B9"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Acrylic-Enamel Finish:  Two finish coat(s) over a primer.</w:t>
      </w:r>
    </w:p>
    <w:p w14:paraId="269FDFBF"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Interior ferrous-metal primer.</w:t>
      </w:r>
    </w:p>
    <w:p w14:paraId="5E577C4D"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Interior semi-gloss acrylic enamel.</w:t>
      </w:r>
    </w:p>
    <w:p w14:paraId="5D486E9D"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Interior Zinc-Coated Metal (except Raceways):</w:t>
      </w:r>
    </w:p>
    <w:p w14:paraId="3EC8524E"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Semi-gloss Acrylic-Enamel Finish:  Two finish coat(s) over a primer.</w:t>
      </w:r>
    </w:p>
    <w:p w14:paraId="260A48F0"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Primer:  Interior zinc-coated metal primer.</w:t>
      </w:r>
    </w:p>
    <w:p w14:paraId="739CE76A"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Finish Coats:  Interior semi-gloss acrylic enamel.</w:t>
      </w:r>
    </w:p>
    <w:p w14:paraId="6566D19B" w14:textId="5161A5BE" w:rsidR="0071329E" w:rsidRDefault="0071329E" w:rsidP="0071329E">
      <w:pPr>
        <w:pStyle w:val="SPECText3"/>
        <w:rPr>
          <w:rFonts w:asciiTheme="minorHAnsi" w:hAnsiTheme="minorHAnsi"/>
          <w:sz w:val="18"/>
          <w:szCs w:val="18"/>
        </w:rPr>
      </w:pPr>
      <w:r w:rsidRPr="0071329E">
        <w:rPr>
          <w:rFonts w:asciiTheme="minorHAnsi" w:hAnsiTheme="minorHAnsi"/>
          <w:sz w:val="18"/>
          <w:szCs w:val="18"/>
        </w:rPr>
        <w:t>Fasteners for Labels and Signs:  Self-tapping, stainless-steel screws or stainless-steel machine screws with nuts and flat and lock washers.</w:t>
      </w:r>
    </w:p>
    <w:p w14:paraId="2A204058" w14:textId="3B62E2C7" w:rsidR="0071329E" w:rsidRDefault="0071329E" w:rsidP="0071329E">
      <w:pPr>
        <w:pStyle w:val="SPECText3"/>
        <w:numPr>
          <w:ilvl w:val="0"/>
          <w:numId w:val="0"/>
        </w:numPr>
        <w:rPr>
          <w:rFonts w:asciiTheme="minorHAnsi" w:hAnsiTheme="minorHAnsi"/>
          <w:sz w:val="18"/>
          <w:szCs w:val="18"/>
        </w:rPr>
      </w:pPr>
    </w:p>
    <w:p w14:paraId="5BA2AF94" w14:textId="0B369EF4" w:rsidR="00ED6430" w:rsidRDefault="00ED6430" w:rsidP="0071329E">
      <w:pPr>
        <w:pStyle w:val="SPECText3"/>
        <w:numPr>
          <w:ilvl w:val="0"/>
          <w:numId w:val="0"/>
        </w:numPr>
        <w:rPr>
          <w:rFonts w:asciiTheme="minorHAnsi" w:hAnsiTheme="minorHAnsi"/>
          <w:sz w:val="18"/>
          <w:szCs w:val="18"/>
        </w:rPr>
      </w:pPr>
    </w:p>
    <w:p w14:paraId="497CB67B" w14:textId="77777777" w:rsidR="00ED6430" w:rsidRDefault="00ED6430" w:rsidP="0071329E">
      <w:pPr>
        <w:pStyle w:val="SPECText3"/>
        <w:numPr>
          <w:ilvl w:val="0"/>
          <w:numId w:val="0"/>
        </w:numPr>
        <w:rPr>
          <w:rFonts w:asciiTheme="minorHAnsi" w:hAnsiTheme="minorHAnsi"/>
          <w:sz w:val="18"/>
          <w:szCs w:val="18"/>
        </w:rPr>
      </w:pPr>
    </w:p>
    <w:p w14:paraId="0DF77D64" w14:textId="2966D05A" w:rsidR="0071329E" w:rsidRDefault="00ED6430" w:rsidP="0071329E">
      <w:pPr>
        <w:pStyle w:val="Heading1"/>
      </w:pPr>
      <w:r>
        <w:lastRenderedPageBreak/>
        <w:t>Execution</w:t>
      </w:r>
    </w:p>
    <w:p w14:paraId="34840A24" w14:textId="67E393DB" w:rsidR="0071329E" w:rsidRPr="00ED6430" w:rsidRDefault="00ED6430" w:rsidP="00ED6430">
      <w:pPr>
        <w:pStyle w:val="Heading2"/>
        <w:rPr>
          <w:rFonts w:eastAsia="Times New Roman" w:hAnsi="Times New Roman" w:cs="Times New Roman"/>
        </w:rPr>
      </w:pPr>
      <w:r>
        <w:rPr>
          <w:rFonts w:eastAsia="Times New Roman" w:hAnsi="Times New Roman" w:cs="Times New Roman"/>
        </w:rPr>
        <w:t>Application</w:t>
      </w:r>
    </w:p>
    <w:p w14:paraId="50AE2497" w14:textId="2BD76BBE" w:rsidR="0071329E" w:rsidRPr="00ED6430" w:rsidRDefault="0071329E" w:rsidP="00026DD1">
      <w:pPr>
        <w:pStyle w:val="SPECText3"/>
        <w:numPr>
          <w:ilvl w:val="2"/>
          <w:numId w:val="21"/>
        </w:numPr>
        <w:rPr>
          <w:rFonts w:asciiTheme="minorHAnsi" w:hAnsiTheme="minorHAnsi"/>
          <w:sz w:val="18"/>
          <w:szCs w:val="18"/>
        </w:rPr>
      </w:pPr>
      <w:r w:rsidRPr="00ED6430">
        <w:rPr>
          <w:rFonts w:asciiTheme="minorHAnsi" w:hAnsiTheme="minorHAnsi"/>
          <w:sz w:val="18"/>
          <w:szCs w:val="18"/>
        </w:rPr>
        <w:t xml:space="preserve">Accessible Raceways and More Than 600 V:  Identify with "DANGER-HIGH VOLTAGE" in black letters at least </w:t>
      </w:r>
      <w:del w:id="208" w:author="Mark West" w:date="2020-07-17T11:32:00Z">
        <w:r w:rsidRPr="003A214E" w:rsidDel="003A214E">
          <w:rPr>
            <w:rFonts w:asciiTheme="minorHAnsi" w:hAnsiTheme="minorHAnsi"/>
            <w:sz w:val="18"/>
            <w:szCs w:val="18"/>
            <w:rPrChange w:id="209" w:author="Mark West" w:date="2020-07-17T11:32:00Z">
              <w:rPr>
                <w:rFonts w:asciiTheme="minorHAnsi" w:hAnsiTheme="minorHAnsi"/>
                <w:sz w:val="18"/>
                <w:szCs w:val="18"/>
                <w:highlight w:val="yellow"/>
              </w:rPr>
            </w:rPrChange>
          </w:rPr>
          <w:delText>[</w:delText>
        </w:r>
      </w:del>
      <w:ins w:id="210" w:author="Mark West" w:date="2020-07-17T11:32:00Z">
        <w:r w:rsidR="003A214E" w:rsidRPr="003A214E">
          <w:rPr>
            <w:rFonts w:asciiTheme="minorHAnsi" w:hAnsiTheme="minorHAnsi"/>
            <w:sz w:val="18"/>
            <w:szCs w:val="18"/>
            <w:rPrChange w:id="211" w:author="Mark West" w:date="2020-07-17T11:32:00Z">
              <w:rPr>
                <w:rFonts w:asciiTheme="minorHAnsi" w:hAnsiTheme="minorHAnsi"/>
                <w:sz w:val="18"/>
                <w:szCs w:val="18"/>
                <w:highlight w:val="yellow"/>
              </w:rPr>
            </w:rPrChange>
          </w:rPr>
          <w:t>75</w:t>
        </w:r>
      </w:ins>
      <w:del w:id="212" w:author="Mark West" w:date="2020-07-17T11:31:00Z">
        <w:r w:rsidRPr="003A214E" w:rsidDel="003A214E">
          <w:rPr>
            <w:rFonts w:asciiTheme="minorHAnsi" w:hAnsiTheme="minorHAnsi"/>
            <w:sz w:val="18"/>
            <w:szCs w:val="18"/>
            <w:rPrChange w:id="213" w:author="Mark West" w:date="2020-07-17T11:32:00Z">
              <w:rPr>
                <w:rFonts w:asciiTheme="minorHAnsi" w:hAnsiTheme="minorHAnsi"/>
                <w:sz w:val="18"/>
                <w:szCs w:val="18"/>
                <w:highlight w:val="yellow"/>
              </w:rPr>
            </w:rPrChange>
          </w:rPr>
          <w:delText>50</w:delText>
        </w:r>
      </w:del>
      <w:r w:rsidRPr="003A214E">
        <w:rPr>
          <w:rFonts w:asciiTheme="minorHAnsi" w:hAnsiTheme="minorHAnsi"/>
          <w:sz w:val="18"/>
          <w:szCs w:val="18"/>
          <w:rPrChange w:id="214" w:author="Mark West" w:date="2020-07-17T11:32:00Z">
            <w:rPr>
              <w:rFonts w:asciiTheme="minorHAnsi" w:hAnsiTheme="minorHAnsi"/>
              <w:sz w:val="18"/>
              <w:szCs w:val="18"/>
              <w:highlight w:val="yellow"/>
            </w:rPr>
          </w:rPrChange>
        </w:rPr>
        <w:t xml:space="preserve"> mm</w:t>
      </w:r>
      <w:del w:id="215" w:author="Mark West" w:date="2020-07-17T11:32:00Z">
        <w:r w:rsidRPr="003A214E" w:rsidDel="003A214E">
          <w:rPr>
            <w:rFonts w:asciiTheme="minorHAnsi" w:hAnsiTheme="minorHAnsi"/>
            <w:sz w:val="18"/>
            <w:szCs w:val="18"/>
            <w:rPrChange w:id="216" w:author="Mark West" w:date="2020-07-17T11:32:00Z">
              <w:rPr>
                <w:rFonts w:asciiTheme="minorHAnsi" w:hAnsiTheme="minorHAnsi"/>
                <w:sz w:val="18"/>
                <w:szCs w:val="18"/>
                <w:highlight w:val="yellow"/>
              </w:rPr>
            </w:rPrChange>
          </w:rPr>
          <w:delText>]</w:delText>
        </w:r>
        <w:r w:rsidRPr="00ED6430" w:rsidDel="003A214E">
          <w:rPr>
            <w:rFonts w:asciiTheme="minorHAnsi" w:hAnsiTheme="minorHAnsi"/>
            <w:sz w:val="18"/>
            <w:szCs w:val="18"/>
          </w:rPr>
          <w:delText xml:space="preserve"> </w:delText>
        </w:r>
      </w:del>
      <w:r w:rsidRPr="00ED6430">
        <w:rPr>
          <w:rFonts w:asciiTheme="minorHAnsi" w:hAnsiTheme="minorHAnsi"/>
          <w:sz w:val="18"/>
          <w:szCs w:val="18"/>
        </w:rPr>
        <w:t xml:space="preserve"> high, with yellow snap-around labels.  Repeat legend at </w:t>
      </w:r>
      <w:del w:id="217" w:author="Mark West" w:date="2020-07-17T11:33:00Z">
        <w:r w:rsidRPr="003A214E" w:rsidDel="003A214E">
          <w:rPr>
            <w:rFonts w:asciiTheme="minorHAnsi" w:hAnsiTheme="minorHAnsi"/>
            <w:sz w:val="18"/>
            <w:szCs w:val="18"/>
            <w:rPrChange w:id="218" w:author="Mark West" w:date="2020-07-17T11:33:00Z">
              <w:rPr>
                <w:rFonts w:asciiTheme="minorHAnsi" w:hAnsiTheme="minorHAnsi"/>
                <w:sz w:val="18"/>
                <w:szCs w:val="18"/>
                <w:highlight w:val="yellow"/>
              </w:rPr>
            </w:rPrChange>
          </w:rPr>
          <w:delText>[</w:delText>
        </w:r>
      </w:del>
      <w:r w:rsidRPr="003A214E">
        <w:rPr>
          <w:rFonts w:asciiTheme="minorHAnsi" w:hAnsiTheme="minorHAnsi"/>
          <w:sz w:val="18"/>
          <w:szCs w:val="18"/>
          <w:rPrChange w:id="219" w:author="Mark West" w:date="2020-07-17T11:33:00Z">
            <w:rPr>
              <w:rFonts w:asciiTheme="minorHAnsi" w:hAnsiTheme="minorHAnsi"/>
              <w:sz w:val="18"/>
              <w:szCs w:val="18"/>
              <w:highlight w:val="yellow"/>
            </w:rPr>
          </w:rPrChange>
        </w:rPr>
        <w:t>3 meter</w:t>
      </w:r>
      <w:del w:id="220" w:author="Mark West" w:date="2020-07-17T11:33:00Z">
        <w:r w:rsidRPr="003A214E" w:rsidDel="003A214E">
          <w:rPr>
            <w:rFonts w:asciiTheme="minorHAnsi" w:hAnsiTheme="minorHAnsi"/>
            <w:sz w:val="18"/>
            <w:szCs w:val="18"/>
            <w:rPrChange w:id="221" w:author="Mark West" w:date="2020-07-17T11:33:00Z">
              <w:rPr>
                <w:rFonts w:asciiTheme="minorHAnsi" w:hAnsiTheme="minorHAnsi"/>
                <w:sz w:val="18"/>
                <w:szCs w:val="18"/>
                <w:highlight w:val="yellow"/>
              </w:rPr>
            </w:rPrChange>
          </w:rPr>
          <w:delText>]</w:delText>
        </w:r>
      </w:del>
      <w:r w:rsidRPr="00ED6430">
        <w:rPr>
          <w:rFonts w:asciiTheme="minorHAnsi" w:hAnsiTheme="minorHAnsi"/>
          <w:sz w:val="18"/>
          <w:szCs w:val="18"/>
        </w:rPr>
        <w:t xml:space="preserve">  maximum intervals.</w:t>
      </w:r>
    </w:p>
    <w:p w14:paraId="43BE89AD"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Accessible Raceways 600 V or Less, for Service, Feeder, and Branch Circuits More Than 30 A:  Identify at the source with black letters on yellow snap-around label.</w:t>
      </w:r>
    </w:p>
    <w:p w14:paraId="7FB47CFF"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Accessible Raceways and Cables of Auxiliary Systems:  Identify the following systems with color-coded, self-adhesive vinyl tape applied in bands:</w:t>
      </w:r>
    </w:p>
    <w:p w14:paraId="4A2C49F5"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Fire Alarm System:  Red.</w:t>
      </w:r>
    </w:p>
    <w:p w14:paraId="201E17A5"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Fire-Suppression Supervisory and Control System:  Red and yellow.</w:t>
      </w:r>
    </w:p>
    <w:p w14:paraId="3D7DCE0A"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Mechanical and Electrical Supervisory System:  Green and blue.</w:t>
      </w:r>
    </w:p>
    <w:p w14:paraId="1E5618D9"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Telecommunication System:  Green and yellow.</w:t>
      </w:r>
    </w:p>
    <w:p w14:paraId="6803EDAF"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Control Wiring:  Green and red.</w:t>
      </w:r>
    </w:p>
    <w:p w14:paraId="79C23CE5"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Security conduit: NO color code</w:t>
      </w:r>
    </w:p>
    <w:p w14:paraId="2BA713BB"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Power-Circuit Conductor Identification:  For primary and secondary conductors No.  </w:t>
      </w:r>
      <w:del w:id="222" w:author="Mark West" w:date="2020-07-17T11:34:00Z">
        <w:r w:rsidRPr="003A214E" w:rsidDel="003A214E">
          <w:rPr>
            <w:rFonts w:asciiTheme="minorHAnsi" w:hAnsiTheme="minorHAnsi"/>
            <w:sz w:val="18"/>
            <w:szCs w:val="18"/>
            <w:rPrChange w:id="223" w:author="Mark West" w:date="2020-07-17T11:34:00Z">
              <w:rPr>
                <w:rFonts w:asciiTheme="minorHAnsi" w:hAnsiTheme="minorHAnsi"/>
                <w:sz w:val="18"/>
                <w:szCs w:val="18"/>
                <w:highlight w:val="yellow"/>
              </w:rPr>
            </w:rPrChange>
          </w:rPr>
          <w:delText>[</w:delText>
        </w:r>
      </w:del>
      <w:r w:rsidRPr="003A214E">
        <w:rPr>
          <w:rFonts w:asciiTheme="minorHAnsi" w:hAnsiTheme="minorHAnsi"/>
          <w:sz w:val="18"/>
          <w:szCs w:val="18"/>
          <w:rPrChange w:id="224" w:author="Mark West" w:date="2020-07-17T11:34:00Z">
            <w:rPr>
              <w:rFonts w:asciiTheme="minorHAnsi" w:hAnsiTheme="minorHAnsi"/>
              <w:sz w:val="18"/>
              <w:szCs w:val="18"/>
              <w:highlight w:val="yellow"/>
            </w:rPr>
          </w:rPrChange>
        </w:rPr>
        <w:t>70 mm</w:t>
      </w:r>
      <w:r w:rsidRPr="003A214E">
        <w:rPr>
          <w:rFonts w:asciiTheme="minorHAnsi" w:hAnsiTheme="minorHAnsi"/>
          <w:sz w:val="18"/>
          <w:szCs w:val="18"/>
          <w:vertAlign w:val="superscript"/>
          <w:rPrChange w:id="225" w:author="Mark West" w:date="2020-07-17T11:34:00Z">
            <w:rPr>
              <w:rFonts w:asciiTheme="minorHAnsi" w:hAnsiTheme="minorHAnsi"/>
              <w:sz w:val="18"/>
              <w:szCs w:val="18"/>
              <w:highlight w:val="yellow"/>
              <w:vertAlign w:val="superscript"/>
            </w:rPr>
          </w:rPrChange>
        </w:rPr>
        <w:t>2</w:t>
      </w:r>
      <w:del w:id="226" w:author="Mark West" w:date="2020-07-17T11:34:00Z">
        <w:r w:rsidRPr="003A214E" w:rsidDel="003A214E">
          <w:rPr>
            <w:rFonts w:asciiTheme="minorHAnsi" w:hAnsiTheme="minorHAnsi"/>
            <w:sz w:val="18"/>
            <w:szCs w:val="18"/>
            <w:rPrChange w:id="227" w:author="Mark West" w:date="2020-07-17T11:34:00Z">
              <w:rPr>
                <w:rFonts w:asciiTheme="minorHAnsi" w:hAnsiTheme="minorHAnsi"/>
                <w:sz w:val="18"/>
                <w:szCs w:val="18"/>
                <w:highlight w:val="yellow"/>
              </w:rPr>
            </w:rPrChange>
          </w:rPr>
          <w:delText>]</w:delText>
        </w:r>
      </w:del>
      <w:r w:rsidRPr="0071329E">
        <w:rPr>
          <w:rFonts w:asciiTheme="minorHAnsi" w:hAnsiTheme="minorHAnsi"/>
          <w:sz w:val="18"/>
          <w:szCs w:val="18"/>
        </w:rPr>
        <w:t xml:space="preserve">  and larger in vaults, pull and junction boxes, manholes, and handholes use aluminum wraparound marker labels.  Identify source and circuit number of each set of conductors.  For single conductor cables, identify phase in addition to the above.</w:t>
      </w:r>
    </w:p>
    <w:p w14:paraId="43ACAE32" w14:textId="6923FBAF"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For all cables except for the final branch circuit </w:t>
      </w:r>
      <w:del w:id="228" w:author="Mark West" w:date="2020-07-17T11:34:00Z">
        <w:r w:rsidRPr="0071329E" w:rsidDel="00DE4B7D">
          <w:rPr>
            <w:rFonts w:asciiTheme="minorHAnsi" w:hAnsiTheme="minorHAnsi"/>
            <w:sz w:val="18"/>
            <w:szCs w:val="18"/>
          </w:rPr>
          <w:delText>conductor,  an</w:delText>
        </w:r>
      </w:del>
      <w:ins w:id="229" w:author="Mark West" w:date="2020-07-17T11:34:00Z">
        <w:r w:rsidR="00DE4B7D" w:rsidRPr="0071329E">
          <w:rPr>
            <w:rFonts w:asciiTheme="minorHAnsi" w:hAnsiTheme="minorHAnsi"/>
            <w:sz w:val="18"/>
            <w:szCs w:val="18"/>
          </w:rPr>
          <w:t>conductor, an</w:t>
        </w:r>
      </w:ins>
      <w:r w:rsidRPr="0071329E">
        <w:rPr>
          <w:rFonts w:asciiTheme="minorHAnsi" w:hAnsiTheme="minorHAnsi"/>
          <w:sz w:val="18"/>
          <w:szCs w:val="18"/>
        </w:rPr>
        <w:t xml:space="preserve"> identification tag shall be provided both at source and load end.  </w:t>
      </w:r>
    </w:p>
    <w:p w14:paraId="52A39605"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Branch-Circuit Conductor Identification:  Where there are conductors for more than three branch circuits in same junction or pull box, use color-coding conductor tape and/OR aluminum wraparound marker labels.  Identify each ungrounded conductor according to source and circuit number.</w:t>
      </w:r>
    </w:p>
    <w:p w14:paraId="68BF2032"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Auxiliary Electrical Systems Conductor Identification:  Identify field-installed alarm, control, signal, sound, intercommunications, voice, and data connections.</w:t>
      </w:r>
    </w:p>
    <w:p w14:paraId="07430AF7" w14:textId="247B5A05"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 xml:space="preserve">Identify conductors, cables, and terminals in enclosures and at junctions, terminals, and pull points.  Identify by system and control wire number as indicated on </w:t>
      </w:r>
      <w:del w:id="230" w:author="Mark West" w:date="2020-07-17T11:37:00Z">
        <w:r w:rsidRPr="00DE4B7D" w:rsidDel="00DE4B7D">
          <w:rPr>
            <w:rFonts w:asciiTheme="minorHAnsi" w:hAnsiTheme="minorHAnsi"/>
            <w:sz w:val="18"/>
            <w:szCs w:val="18"/>
            <w:rPrChange w:id="231" w:author="Mark West" w:date="2020-07-17T11:41:00Z">
              <w:rPr>
                <w:rFonts w:asciiTheme="minorHAnsi" w:hAnsiTheme="minorHAnsi"/>
                <w:sz w:val="18"/>
                <w:szCs w:val="18"/>
                <w:highlight w:val="yellow"/>
              </w:rPr>
            </w:rPrChange>
          </w:rPr>
          <w:delText>[</w:delText>
        </w:r>
      </w:del>
      <w:r w:rsidRPr="00DE4B7D">
        <w:rPr>
          <w:rFonts w:asciiTheme="minorHAnsi" w:hAnsiTheme="minorHAnsi"/>
          <w:sz w:val="18"/>
          <w:szCs w:val="18"/>
          <w:rPrChange w:id="232" w:author="Mark West" w:date="2020-07-17T11:41:00Z">
            <w:rPr>
              <w:rFonts w:asciiTheme="minorHAnsi" w:hAnsiTheme="minorHAnsi"/>
              <w:sz w:val="18"/>
              <w:szCs w:val="18"/>
              <w:highlight w:val="yellow"/>
            </w:rPr>
          </w:rPrChange>
        </w:rPr>
        <w:t>schematic and interconnection diagrams</w:t>
      </w:r>
      <w:ins w:id="233" w:author="Mark West" w:date="2020-07-17T11:37:00Z">
        <w:r w:rsidR="00DE4B7D" w:rsidRPr="00DE4B7D">
          <w:rPr>
            <w:rFonts w:asciiTheme="minorHAnsi" w:hAnsiTheme="minorHAnsi"/>
            <w:sz w:val="18"/>
            <w:szCs w:val="18"/>
            <w:rPrChange w:id="234" w:author="Mark West" w:date="2020-07-17T11:41:00Z">
              <w:rPr>
                <w:rFonts w:asciiTheme="minorHAnsi" w:hAnsiTheme="minorHAnsi"/>
                <w:sz w:val="18"/>
                <w:szCs w:val="18"/>
                <w:highlight w:val="yellow"/>
              </w:rPr>
            </w:rPrChange>
          </w:rPr>
          <w:t>,</w:t>
        </w:r>
      </w:ins>
      <w:del w:id="235" w:author="Mark West" w:date="2020-07-17T11:37:00Z">
        <w:r w:rsidRPr="00DE4B7D" w:rsidDel="00DE4B7D">
          <w:rPr>
            <w:rFonts w:asciiTheme="minorHAnsi" w:hAnsiTheme="minorHAnsi"/>
            <w:sz w:val="18"/>
            <w:szCs w:val="18"/>
            <w:rPrChange w:id="236" w:author="Mark West" w:date="2020-07-17T11:41:00Z">
              <w:rPr>
                <w:rFonts w:asciiTheme="minorHAnsi" w:hAnsiTheme="minorHAnsi"/>
                <w:sz w:val="18"/>
                <w:szCs w:val="18"/>
                <w:highlight w:val="yellow"/>
              </w:rPr>
            </w:rPrChange>
          </w:rPr>
          <w:delText>]</w:delText>
        </w:r>
        <w:r w:rsidRPr="00DE4B7D" w:rsidDel="00DE4B7D">
          <w:rPr>
            <w:rFonts w:asciiTheme="minorHAnsi" w:hAnsiTheme="minorHAnsi"/>
            <w:sz w:val="18"/>
            <w:szCs w:val="18"/>
          </w:rPr>
          <w:delText xml:space="preserve"> </w:delText>
        </w:r>
      </w:del>
      <w:del w:id="237" w:author="Mark West" w:date="2020-07-17T11:36:00Z">
        <w:r w:rsidRPr="00DE4B7D" w:rsidDel="00DE4B7D">
          <w:rPr>
            <w:rFonts w:asciiTheme="minorHAnsi" w:hAnsiTheme="minorHAnsi"/>
            <w:sz w:val="18"/>
            <w:szCs w:val="18"/>
            <w:rPrChange w:id="238" w:author="Mark West" w:date="2020-07-17T11:41:00Z">
              <w:rPr>
                <w:rFonts w:asciiTheme="minorHAnsi" w:hAnsiTheme="minorHAnsi"/>
                <w:sz w:val="18"/>
                <w:szCs w:val="18"/>
                <w:highlight w:val="yellow"/>
              </w:rPr>
            </w:rPrChange>
          </w:rPr>
          <w:delText>[</w:delText>
        </w:r>
      </w:del>
      <w:r w:rsidRPr="00DE4B7D">
        <w:rPr>
          <w:rFonts w:asciiTheme="minorHAnsi" w:hAnsiTheme="minorHAnsi"/>
          <w:sz w:val="18"/>
          <w:szCs w:val="18"/>
          <w:rPrChange w:id="239" w:author="Mark West" w:date="2020-07-17T11:41:00Z">
            <w:rPr>
              <w:rFonts w:asciiTheme="minorHAnsi" w:hAnsiTheme="minorHAnsi"/>
              <w:sz w:val="18"/>
              <w:szCs w:val="18"/>
              <w:highlight w:val="yellow"/>
            </w:rPr>
          </w:rPrChange>
        </w:rPr>
        <w:t>equipment manufacturer’s shop drawings</w:t>
      </w:r>
      <w:del w:id="240" w:author="Mark West" w:date="2020-07-17T11:37:00Z">
        <w:r w:rsidRPr="00DE4B7D" w:rsidDel="00DE4B7D">
          <w:rPr>
            <w:rFonts w:asciiTheme="minorHAnsi" w:hAnsiTheme="minorHAnsi"/>
            <w:sz w:val="18"/>
            <w:szCs w:val="18"/>
            <w:rPrChange w:id="241" w:author="Mark West" w:date="2020-07-17T11:41:00Z">
              <w:rPr>
                <w:rFonts w:asciiTheme="minorHAnsi" w:hAnsiTheme="minorHAnsi"/>
                <w:sz w:val="18"/>
                <w:szCs w:val="18"/>
                <w:highlight w:val="yellow"/>
              </w:rPr>
            </w:rPrChange>
          </w:rPr>
          <w:delText>]</w:delText>
        </w:r>
      </w:del>
      <w:r w:rsidRPr="00DE4B7D">
        <w:rPr>
          <w:rFonts w:asciiTheme="minorHAnsi" w:hAnsiTheme="minorHAnsi"/>
          <w:sz w:val="18"/>
          <w:szCs w:val="18"/>
        </w:rPr>
        <w:t>.</w:t>
      </w:r>
    </w:p>
    <w:p w14:paraId="32084F5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Use system of marker tape designations that is uniform and consistent with system used by manufacturer for factory-installed connections.</w:t>
      </w:r>
    </w:p>
    <w:p w14:paraId="03D7A900"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Coordinate identification with Project Drawings, manufacturer's wiring diagrams, and Operation and Maintenance Manual.</w:t>
      </w:r>
    </w:p>
    <w:p w14:paraId="037B1EEC"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Warning Labels for Indoor Cabinets, Boxes, and Enclosures for Power and Lighting shall be in accordance with CENELEC requirements,</w:t>
      </w:r>
      <w:r w:rsidRPr="0071329E">
        <w:rPr>
          <w:rStyle w:val="normaltextrun"/>
          <w:rFonts w:asciiTheme="minorHAnsi" w:hAnsiTheme="minorHAnsi"/>
          <w:sz w:val="18"/>
          <w:szCs w:val="18"/>
        </w:rPr>
        <w:t xml:space="preserve"> IEC 60364 and Applicable Regulations for the rules and requirements around Electrical Installations</w:t>
      </w:r>
      <w:r w:rsidRPr="0071329E">
        <w:rPr>
          <w:rFonts w:asciiTheme="minorHAnsi" w:hAnsiTheme="minorHAnsi"/>
          <w:sz w:val="18"/>
          <w:szCs w:val="18"/>
        </w:rPr>
        <w:t>:  Apply self-adhesive warning labels.  Identify system voltage with black letters on an orange background.  Apply to exterior of door, cover, or other access.</w:t>
      </w:r>
    </w:p>
    <w:p w14:paraId="255E06DF"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Equipment with Multiple Power or Control Sources:  Apply to door or cover of equipment including, but not limited to, the following:</w:t>
      </w:r>
    </w:p>
    <w:p w14:paraId="233A6943"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Power transfer switches.</w:t>
      </w:r>
    </w:p>
    <w:p w14:paraId="12E4F76D"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Controls with external control power connections.</w:t>
      </w:r>
    </w:p>
    <w:p w14:paraId="74F4BA08"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Equipment Requiring Workspace Clearance According to local Electrical Code:  Unless otherwise indicated, apply to door or cover of equipment but not on flush panelboards and similar equipment in finished spaces.</w:t>
      </w:r>
    </w:p>
    <w:p w14:paraId="6B91AFE7"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Instruction Signs:</w:t>
      </w:r>
    </w:p>
    <w:p w14:paraId="4F16197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Operating Instructions:  Install instruction signs to facilitate proper operation and maintenance of electrical systems and items to which they connect.  Install instruction signs with approved legend where instructions are needed for system or equipment operation.</w:t>
      </w:r>
    </w:p>
    <w:p w14:paraId="1DDAECE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lastRenderedPageBreak/>
        <w:t xml:space="preserve">Emergency Operating Instructions:  Install instruction signs with white legend on a red background with minimum </w:t>
      </w:r>
      <w:del w:id="242" w:author="Mark West" w:date="2020-07-17T11:39:00Z">
        <w:r w:rsidRPr="00DE4B7D" w:rsidDel="00DE4B7D">
          <w:rPr>
            <w:rFonts w:asciiTheme="minorHAnsi" w:hAnsiTheme="minorHAnsi"/>
            <w:sz w:val="18"/>
            <w:szCs w:val="18"/>
            <w:rPrChange w:id="243" w:author="Mark West" w:date="2020-07-17T11:39:00Z">
              <w:rPr>
                <w:rFonts w:asciiTheme="minorHAnsi" w:hAnsiTheme="minorHAnsi"/>
                <w:sz w:val="18"/>
                <w:szCs w:val="18"/>
                <w:highlight w:val="yellow"/>
              </w:rPr>
            </w:rPrChange>
          </w:rPr>
          <w:delText>[</w:delText>
        </w:r>
      </w:del>
      <w:r w:rsidRPr="00DE4B7D">
        <w:rPr>
          <w:rFonts w:asciiTheme="minorHAnsi" w:hAnsiTheme="minorHAnsi"/>
          <w:sz w:val="18"/>
          <w:szCs w:val="18"/>
          <w:rPrChange w:id="244" w:author="Mark West" w:date="2020-07-17T11:39:00Z">
            <w:rPr>
              <w:rFonts w:asciiTheme="minorHAnsi" w:hAnsiTheme="minorHAnsi"/>
              <w:sz w:val="18"/>
              <w:szCs w:val="18"/>
              <w:highlight w:val="yellow"/>
            </w:rPr>
          </w:rPrChange>
        </w:rPr>
        <w:t>10 mm</w:t>
      </w:r>
      <w:del w:id="245" w:author="Mark West" w:date="2020-07-17T11:39:00Z">
        <w:r w:rsidRPr="00DE4B7D" w:rsidDel="00DE4B7D">
          <w:rPr>
            <w:rFonts w:asciiTheme="minorHAnsi" w:hAnsiTheme="minorHAnsi"/>
            <w:sz w:val="18"/>
            <w:szCs w:val="18"/>
            <w:rPrChange w:id="246" w:author="Mark West" w:date="2020-07-17T11:39:00Z">
              <w:rPr>
                <w:rFonts w:asciiTheme="minorHAnsi" w:hAnsiTheme="minorHAnsi"/>
                <w:sz w:val="18"/>
                <w:szCs w:val="18"/>
                <w:highlight w:val="yellow"/>
              </w:rPr>
            </w:rPrChange>
          </w:rPr>
          <w:delText>]</w:delText>
        </w:r>
        <w:r w:rsidRPr="0071329E" w:rsidDel="00DE4B7D">
          <w:rPr>
            <w:rFonts w:asciiTheme="minorHAnsi" w:hAnsiTheme="minorHAnsi"/>
            <w:sz w:val="18"/>
            <w:szCs w:val="18"/>
          </w:rPr>
          <w:delText xml:space="preserve"> </w:delText>
        </w:r>
      </w:del>
      <w:r w:rsidRPr="0071329E">
        <w:rPr>
          <w:rFonts w:asciiTheme="minorHAnsi" w:hAnsiTheme="minorHAnsi"/>
          <w:sz w:val="18"/>
          <w:szCs w:val="18"/>
        </w:rPr>
        <w:t xml:space="preserve"> high letters for emergency instructions at equipment used for power transfer.</w:t>
      </w:r>
    </w:p>
    <w:p w14:paraId="72BE2BA2"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Equipment Identification Labels:  On each unit of equipment, install unique designation label that is consistent with wiring diagrams, schedules, and Operation and Maintenance Manual.  Apply labels to disconnect switches and protection equipment, central or master units, control panels, control stations, terminal cabinets, and racks of each system.  Systems include power, lighting, control, communication, signal, monitoring, and alarm systems unless equipment is provided with its own identification.</w:t>
      </w:r>
    </w:p>
    <w:p w14:paraId="049CD307"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Labeling Instructions:</w:t>
      </w:r>
    </w:p>
    <w:p w14:paraId="0F5859AF"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 xml:space="preserve">Indoor Equipment:  Engraved, laminated acrylic, melamine, or printed vinyl label.   </w:t>
      </w:r>
    </w:p>
    <w:p w14:paraId="4B755382"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 xml:space="preserve">Outdoor Equipment:  Stenciled legend </w:t>
      </w:r>
      <w:del w:id="247" w:author="Mark West" w:date="2020-07-17T11:43:00Z">
        <w:r w:rsidRPr="00DE4B7D" w:rsidDel="00DE4B7D">
          <w:rPr>
            <w:rFonts w:asciiTheme="minorHAnsi" w:hAnsiTheme="minorHAnsi"/>
            <w:sz w:val="18"/>
            <w:szCs w:val="18"/>
            <w:rPrChange w:id="248" w:author="Mark West" w:date="2020-07-17T11:43:00Z">
              <w:rPr>
                <w:rFonts w:asciiTheme="minorHAnsi" w:hAnsiTheme="minorHAnsi"/>
                <w:sz w:val="18"/>
                <w:szCs w:val="18"/>
                <w:highlight w:val="yellow"/>
              </w:rPr>
            </w:rPrChange>
          </w:rPr>
          <w:delText>[</w:delText>
        </w:r>
      </w:del>
      <w:r w:rsidRPr="00DE4B7D">
        <w:rPr>
          <w:rFonts w:asciiTheme="minorHAnsi" w:hAnsiTheme="minorHAnsi"/>
          <w:sz w:val="18"/>
          <w:szCs w:val="18"/>
          <w:rPrChange w:id="249" w:author="Mark West" w:date="2020-07-17T11:43:00Z">
            <w:rPr>
              <w:rFonts w:asciiTheme="minorHAnsi" w:hAnsiTheme="minorHAnsi"/>
              <w:sz w:val="18"/>
              <w:szCs w:val="18"/>
              <w:highlight w:val="yellow"/>
            </w:rPr>
          </w:rPrChange>
        </w:rPr>
        <w:t>100 mm</w:t>
      </w:r>
      <w:del w:id="250" w:author="Mark West" w:date="2020-07-17T11:43:00Z">
        <w:r w:rsidRPr="00DE4B7D" w:rsidDel="00DE4B7D">
          <w:rPr>
            <w:rFonts w:asciiTheme="minorHAnsi" w:hAnsiTheme="minorHAnsi"/>
            <w:sz w:val="18"/>
            <w:szCs w:val="18"/>
            <w:rPrChange w:id="251" w:author="Mark West" w:date="2020-07-17T11:43:00Z">
              <w:rPr>
                <w:rFonts w:asciiTheme="minorHAnsi" w:hAnsiTheme="minorHAnsi"/>
                <w:sz w:val="18"/>
                <w:szCs w:val="18"/>
                <w:highlight w:val="yellow"/>
              </w:rPr>
            </w:rPrChange>
          </w:rPr>
          <w:delText>]</w:delText>
        </w:r>
      </w:del>
      <w:r w:rsidRPr="0071329E">
        <w:rPr>
          <w:rFonts w:asciiTheme="minorHAnsi" w:hAnsiTheme="minorHAnsi"/>
          <w:sz w:val="18"/>
          <w:szCs w:val="18"/>
        </w:rPr>
        <w:t xml:space="preserve">  high indicating equipment name, plus a standard engraved or vinyl nameplate listing detailed information.</w:t>
      </w:r>
    </w:p>
    <w:p w14:paraId="6F118042"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Elevated Components:  Increase sizes of labels and letters to those appropriate for viewing from the floor.</w:t>
      </w:r>
    </w:p>
    <w:p w14:paraId="0D72629C"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 xml:space="preserve">Unless otherwise indicated, labels shall indicate the equipment tag, line voltage, number of phases, the source panelboard / switchboard, and the circuit number in the source panelboard / switchboard. </w:t>
      </w:r>
    </w:p>
    <w:p w14:paraId="783DAD3F"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The label for all feeder breakers shall indicate the tag number of the load that the individual feeder breaker supplies.</w:t>
      </w:r>
    </w:p>
    <w:p w14:paraId="712C3B07"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Secure nameplates to outside face of equipment. Unless otherwise specified, use corrosion-resistant screws or adhesive for mounting. For outdoor applications, use corrosion-resistant screws or adhesive especially designed for permanent outdoor installations. Adhesives shall be suitable for use on textured surfaces. This may require an increased adhesive layer thickness.</w:t>
      </w:r>
    </w:p>
    <w:p w14:paraId="48E1602C"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Equipment To Label:</w:t>
      </w:r>
    </w:p>
    <w:p w14:paraId="09334FBB"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Panelboards, electrical cabinets, and enclosures.</w:t>
      </w:r>
    </w:p>
    <w:p w14:paraId="108660F3"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Access doors and panels for concealed electrical items.</w:t>
      </w:r>
    </w:p>
    <w:p w14:paraId="0E41FD9B"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Electrical switchboards.</w:t>
      </w:r>
    </w:p>
    <w:p w14:paraId="14AAE70C"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Transformers.</w:t>
      </w:r>
    </w:p>
    <w:p w14:paraId="7B6E72A0"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Emergency system boxes and enclosures.</w:t>
      </w:r>
    </w:p>
    <w:p w14:paraId="573057F7"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Disconnect switches.</w:t>
      </w:r>
    </w:p>
    <w:p w14:paraId="74AB71AC"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Enclosed circuit breakers.</w:t>
      </w:r>
    </w:p>
    <w:p w14:paraId="7034D69B"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Motor starters.</w:t>
      </w:r>
    </w:p>
    <w:p w14:paraId="3619F3B7"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Push-button stations.</w:t>
      </w:r>
    </w:p>
    <w:p w14:paraId="1CA7939E"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Power transfer equipment.</w:t>
      </w:r>
    </w:p>
    <w:p w14:paraId="63D6C998"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Contactors.</w:t>
      </w:r>
    </w:p>
    <w:p w14:paraId="4200CB13"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Remote-controlled switches, dimmer modules, and control devices.</w:t>
      </w:r>
    </w:p>
    <w:p w14:paraId="337B5F3C"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Battery inverter units.</w:t>
      </w:r>
    </w:p>
    <w:p w14:paraId="1F0157A4"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Battery racks.</w:t>
      </w:r>
    </w:p>
    <w:p w14:paraId="118BF610"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Power-generating units.</w:t>
      </w:r>
    </w:p>
    <w:p w14:paraId="416B823A"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Fire-alarm control panel and annunciators.</w:t>
      </w:r>
    </w:p>
    <w:p w14:paraId="546FD0AC"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Security and intrusion-detection control stations, control panels, terminal cabinets, and racks.</w:t>
      </w:r>
    </w:p>
    <w:p w14:paraId="60A53C03"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Monitoring and control equipment.</w:t>
      </w:r>
    </w:p>
    <w:p w14:paraId="3DFC1DA6"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Uninterruptible power supply equipment.</w:t>
      </w:r>
    </w:p>
    <w:p w14:paraId="0C0A4BFD"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Busway.</w:t>
      </w:r>
    </w:p>
    <w:p w14:paraId="0211E4DB"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Load banks.</w:t>
      </w:r>
    </w:p>
    <w:p w14:paraId="03856507" w14:textId="09F03493" w:rsidR="0071329E" w:rsidRPr="0071329E" w:rsidDel="00B6137A" w:rsidRDefault="0071329E" w:rsidP="0071329E">
      <w:pPr>
        <w:pStyle w:val="SPECText3"/>
        <w:rPr>
          <w:del w:id="252" w:author="Nico Brits" w:date="2020-11-01T16:51:00Z"/>
          <w:rFonts w:asciiTheme="minorHAnsi" w:hAnsiTheme="minorHAnsi"/>
          <w:sz w:val="18"/>
          <w:szCs w:val="18"/>
        </w:rPr>
      </w:pPr>
      <w:del w:id="253" w:author="Nico Brits" w:date="2020-11-01T16:51:00Z">
        <w:r w:rsidRPr="0071329E" w:rsidDel="00B6137A">
          <w:rPr>
            <w:rFonts w:asciiTheme="minorHAnsi" w:hAnsiTheme="minorHAnsi"/>
            <w:sz w:val="18"/>
            <w:szCs w:val="18"/>
          </w:rPr>
          <w:delText xml:space="preserve">Equipment color coding: On each unit of equipment, install a color label that is consistent </w:delText>
        </w:r>
        <w:commentRangeStart w:id="254"/>
        <w:r w:rsidRPr="0071329E" w:rsidDel="00B6137A">
          <w:rPr>
            <w:rFonts w:asciiTheme="minorHAnsi" w:hAnsiTheme="minorHAnsi"/>
            <w:sz w:val="18"/>
            <w:szCs w:val="18"/>
          </w:rPr>
          <w:delText>with</w:delText>
        </w:r>
      </w:del>
      <w:commentRangeEnd w:id="254"/>
      <w:r w:rsidR="00B6137A">
        <w:rPr>
          <w:rStyle w:val="CommentReference"/>
          <w:rFonts w:ascii="Verdana" w:eastAsiaTheme="minorHAnsi" w:hAnsi="Verdana" w:cstheme="minorBidi"/>
          <w:snapToGrid/>
          <w:lang w:val="en-IE"/>
        </w:rPr>
        <w:commentReference w:id="254"/>
      </w:r>
      <w:del w:id="255" w:author="Nico Brits" w:date="2020-11-01T16:51:00Z">
        <w:r w:rsidRPr="0071329E" w:rsidDel="00B6137A">
          <w:rPr>
            <w:rFonts w:asciiTheme="minorHAnsi" w:hAnsiTheme="minorHAnsi"/>
            <w:sz w:val="18"/>
            <w:szCs w:val="18"/>
          </w:rPr>
          <w:delText xml:space="preserve"> cell color assignment, single line diagram and EPMS system color assignment. The color strip shall extent to the length of the equipment and at the top avoiding any air vents and identification labels. The color strip shall be minimum height of </w:delText>
        </w:r>
        <w:r w:rsidRPr="00BC1AD6" w:rsidDel="00B6137A">
          <w:rPr>
            <w:rFonts w:asciiTheme="minorHAnsi" w:hAnsiTheme="minorHAnsi"/>
            <w:szCs w:val="18"/>
            <w:rPrChange w:id="256" w:author="Mark West" w:date="2020-07-17T11:49:00Z">
              <w:rPr>
                <w:rFonts w:asciiTheme="minorHAnsi" w:hAnsiTheme="minorHAnsi"/>
                <w:szCs w:val="18"/>
                <w:highlight w:val="yellow"/>
              </w:rPr>
            </w:rPrChange>
          </w:rPr>
          <w:delText>[100 mm]</w:delText>
        </w:r>
        <w:r w:rsidRPr="00BC1AD6" w:rsidDel="00B6137A">
          <w:rPr>
            <w:rFonts w:asciiTheme="minorHAnsi" w:hAnsiTheme="minorHAnsi"/>
            <w:sz w:val="18"/>
            <w:szCs w:val="18"/>
          </w:rPr>
          <w:delText>.</w:delText>
        </w:r>
        <w:r w:rsidRPr="0071329E" w:rsidDel="00B6137A">
          <w:rPr>
            <w:rFonts w:asciiTheme="minorHAnsi" w:hAnsiTheme="minorHAnsi"/>
            <w:sz w:val="18"/>
            <w:szCs w:val="18"/>
          </w:rPr>
          <w:delText xml:space="preserve">  Increase sizes of labels to those appropriate for viewing from the floor.</w:delText>
        </w:r>
      </w:del>
    </w:p>
    <w:p w14:paraId="2F816B41" w14:textId="4B6D9F3C" w:rsidR="0071329E" w:rsidRPr="0071329E" w:rsidDel="00B6137A" w:rsidRDefault="0071329E" w:rsidP="0071329E">
      <w:pPr>
        <w:pStyle w:val="SPECText3"/>
        <w:rPr>
          <w:del w:id="257" w:author="Nico Brits" w:date="2020-11-01T16:51:00Z"/>
          <w:rFonts w:asciiTheme="minorHAnsi" w:hAnsiTheme="minorHAnsi"/>
          <w:sz w:val="18"/>
          <w:szCs w:val="18"/>
        </w:rPr>
      </w:pPr>
      <w:del w:id="258" w:author="Nico Brits" w:date="2020-11-01T16:51:00Z">
        <w:r w:rsidRPr="0071329E" w:rsidDel="00B6137A">
          <w:rPr>
            <w:rFonts w:asciiTheme="minorHAnsi" w:hAnsiTheme="minorHAnsi"/>
            <w:sz w:val="18"/>
            <w:szCs w:val="18"/>
          </w:rPr>
          <w:delText>The color coding shall be provided on the following equipment’s within the Data center.</w:delText>
        </w:r>
      </w:del>
    </w:p>
    <w:p w14:paraId="12FC5F71" w14:textId="7A0B5E85" w:rsidR="0071329E" w:rsidRPr="0071329E" w:rsidDel="00B6137A" w:rsidRDefault="0071329E" w:rsidP="0071329E">
      <w:pPr>
        <w:pStyle w:val="SPECText4"/>
        <w:rPr>
          <w:del w:id="259" w:author="Nico Brits" w:date="2020-11-01T16:51:00Z"/>
          <w:rFonts w:asciiTheme="minorHAnsi" w:hAnsiTheme="minorHAnsi"/>
          <w:sz w:val="18"/>
          <w:szCs w:val="18"/>
        </w:rPr>
      </w:pPr>
      <w:del w:id="260" w:author="Nico Brits" w:date="2020-11-01T16:51:00Z">
        <w:r w:rsidRPr="0071329E" w:rsidDel="00B6137A">
          <w:rPr>
            <w:rFonts w:asciiTheme="minorHAnsi" w:hAnsiTheme="minorHAnsi"/>
            <w:sz w:val="18"/>
            <w:szCs w:val="18"/>
          </w:rPr>
          <w:delText>UPM (outdoor)</w:delText>
        </w:r>
      </w:del>
    </w:p>
    <w:p w14:paraId="76E63D8A" w14:textId="313715A7" w:rsidR="0071329E" w:rsidRPr="0071329E" w:rsidDel="00B6137A" w:rsidRDefault="0071329E" w:rsidP="0071329E">
      <w:pPr>
        <w:pStyle w:val="SPECText4"/>
        <w:rPr>
          <w:del w:id="261" w:author="Nico Brits" w:date="2020-11-01T16:51:00Z"/>
          <w:rFonts w:asciiTheme="minorHAnsi" w:hAnsiTheme="minorHAnsi"/>
          <w:sz w:val="18"/>
          <w:szCs w:val="18"/>
        </w:rPr>
      </w:pPr>
      <w:del w:id="262" w:author="Nico Brits" w:date="2020-11-01T16:51:00Z">
        <w:r w:rsidRPr="0071329E" w:rsidDel="00B6137A">
          <w:rPr>
            <w:rFonts w:asciiTheme="minorHAnsi" w:hAnsiTheme="minorHAnsi"/>
            <w:sz w:val="18"/>
            <w:szCs w:val="18"/>
          </w:rPr>
          <w:delText>Transformer (Outdoor)</w:delText>
        </w:r>
      </w:del>
    </w:p>
    <w:p w14:paraId="79D3C443" w14:textId="0F9E5884" w:rsidR="0071329E" w:rsidRPr="0071329E" w:rsidDel="00B6137A" w:rsidRDefault="0071329E" w:rsidP="0071329E">
      <w:pPr>
        <w:pStyle w:val="SPECText4"/>
        <w:rPr>
          <w:del w:id="263" w:author="Nico Brits" w:date="2020-11-01T16:51:00Z"/>
          <w:rFonts w:asciiTheme="minorHAnsi" w:hAnsiTheme="minorHAnsi"/>
          <w:sz w:val="18"/>
          <w:szCs w:val="18"/>
        </w:rPr>
      </w:pPr>
      <w:del w:id="264" w:author="Nico Brits" w:date="2020-11-01T16:51:00Z">
        <w:r w:rsidRPr="0071329E" w:rsidDel="00B6137A">
          <w:rPr>
            <w:rFonts w:asciiTheme="minorHAnsi" w:hAnsiTheme="minorHAnsi"/>
            <w:sz w:val="18"/>
            <w:szCs w:val="18"/>
          </w:rPr>
          <w:delText>Generators (Outdoor)</w:delText>
        </w:r>
      </w:del>
    </w:p>
    <w:p w14:paraId="4C1D40F0" w14:textId="1B31EC3B" w:rsidR="0071329E" w:rsidRPr="0071329E" w:rsidDel="00B6137A" w:rsidRDefault="0071329E" w:rsidP="0071329E">
      <w:pPr>
        <w:pStyle w:val="SPECText4"/>
        <w:rPr>
          <w:del w:id="265" w:author="Nico Brits" w:date="2020-11-01T16:51:00Z"/>
          <w:rFonts w:asciiTheme="minorHAnsi" w:hAnsiTheme="minorHAnsi"/>
          <w:sz w:val="18"/>
          <w:szCs w:val="18"/>
        </w:rPr>
      </w:pPr>
      <w:del w:id="266" w:author="Nico Brits" w:date="2020-11-01T16:51:00Z">
        <w:r w:rsidRPr="0071329E" w:rsidDel="00B6137A">
          <w:rPr>
            <w:rFonts w:asciiTheme="minorHAnsi" w:hAnsiTheme="minorHAnsi"/>
            <w:sz w:val="18"/>
            <w:szCs w:val="18"/>
          </w:rPr>
          <w:delText>MSB</w:delText>
        </w:r>
      </w:del>
    </w:p>
    <w:p w14:paraId="1951281B" w14:textId="6DF5C9ED" w:rsidR="0071329E" w:rsidRPr="0071329E" w:rsidDel="00B6137A" w:rsidRDefault="0071329E" w:rsidP="0071329E">
      <w:pPr>
        <w:pStyle w:val="SPECText4"/>
        <w:rPr>
          <w:del w:id="267" w:author="Nico Brits" w:date="2020-11-01T16:51:00Z"/>
          <w:rFonts w:asciiTheme="minorHAnsi" w:hAnsiTheme="minorHAnsi"/>
          <w:sz w:val="18"/>
          <w:szCs w:val="18"/>
        </w:rPr>
      </w:pPr>
      <w:del w:id="268" w:author="Nico Brits" w:date="2020-11-01T16:51:00Z">
        <w:r w:rsidRPr="0071329E" w:rsidDel="00B6137A">
          <w:rPr>
            <w:rFonts w:asciiTheme="minorHAnsi" w:hAnsiTheme="minorHAnsi"/>
            <w:sz w:val="18"/>
            <w:szCs w:val="18"/>
          </w:rPr>
          <w:lastRenderedPageBreak/>
          <w:delText>TCP</w:delText>
        </w:r>
      </w:del>
    </w:p>
    <w:p w14:paraId="597C6362" w14:textId="6FC496C2" w:rsidR="0071329E" w:rsidRPr="0071329E" w:rsidDel="00B6137A" w:rsidRDefault="0071329E" w:rsidP="0071329E">
      <w:pPr>
        <w:pStyle w:val="SPECText4"/>
        <w:rPr>
          <w:del w:id="269" w:author="Nico Brits" w:date="2020-11-01T16:51:00Z"/>
          <w:rFonts w:asciiTheme="minorHAnsi" w:hAnsiTheme="minorHAnsi"/>
          <w:sz w:val="18"/>
          <w:szCs w:val="18"/>
        </w:rPr>
      </w:pPr>
      <w:del w:id="270" w:author="Nico Brits" w:date="2020-11-01T16:51:00Z">
        <w:r w:rsidRPr="0071329E" w:rsidDel="00B6137A">
          <w:rPr>
            <w:rFonts w:asciiTheme="minorHAnsi" w:hAnsiTheme="minorHAnsi"/>
            <w:sz w:val="18"/>
            <w:szCs w:val="18"/>
          </w:rPr>
          <w:delText>UPS</w:delText>
        </w:r>
      </w:del>
    </w:p>
    <w:p w14:paraId="13FD7CB2" w14:textId="02817F96" w:rsidR="0071329E" w:rsidRPr="0071329E" w:rsidDel="00B6137A" w:rsidRDefault="0071329E" w:rsidP="0071329E">
      <w:pPr>
        <w:pStyle w:val="SPECText4"/>
        <w:rPr>
          <w:del w:id="271" w:author="Nico Brits" w:date="2020-11-01T16:51:00Z"/>
          <w:rFonts w:asciiTheme="minorHAnsi" w:hAnsiTheme="minorHAnsi"/>
          <w:sz w:val="18"/>
          <w:szCs w:val="18"/>
        </w:rPr>
      </w:pPr>
      <w:del w:id="272" w:author="Nico Brits" w:date="2020-11-01T16:51:00Z">
        <w:r w:rsidRPr="0071329E" w:rsidDel="00B6137A">
          <w:rPr>
            <w:rFonts w:asciiTheme="minorHAnsi" w:hAnsiTheme="minorHAnsi"/>
            <w:sz w:val="18"/>
            <w:szCs w:val="18"/>
          </w:rPr>
          <w:delText>Battery Cabinet</w:delText>
        </w:r>
      </w:del>
    </w:p>
    <w:p w14:paraId="7EA5872F" w14:textId="0153C014" w:rsidR="0071329E" w:rsidRPr="0071329E" w:rsidDel="00B6137A" w:rsidRDefault="0071329E" w:rsidP="0071329E">
      <w:pPr>
        <w:pStyle w:val="SPECText4"/>
        <w:rPr>
          <w:del w:id="273" w:author="Nico Brits" w:date="2020-11-01T16:51:00Z"/>
          <w:rFonts w:asciiTheme="minorHAnsi" w:hAnsiTheme="minorHAnsi"/>
          <w:sz w:val="18"/>
          <w:szCs w:val="18"/>
        </w:rPr>
      </w:pPr>
      <w:del w:id="274" w:author="Nico Brits" w:date="2020-11-01T16:51:00Z">
        <w:r w:rsidRPr="0071329E" w:rsidDel="00B6137A">
          <w:rPr>
            <w:rFonts w:asciiTheme="minorHAnsi" w:hAnsiTheme="minorHAnsi"/>
            <w:sz w:val="18"/>
            <w:szCs w:val="18"/>
          </w:rPr>
          <w:delText>ADP</w:delText>
        </w:r>
      </w:del>
    </w:p>
    <w:p w14:paraId="2F402411" w14:textId="60A5D8E8" w:rsidR="0071329E" w:rsidRPr="0071329E" w:rsidDel="00B6137A" w:rsidRDefault="0071329E" w:rsidP="0071329E">
      <w:pPr>
        <w:pStyle w:val="SPECText4"/>
        <w:rPr>
          <w:del w:id="275" w:author="Nico Brits" w:date="2020-11-01T16:51:00Z"/>
          <w:rFonts w:asciiTheme="minorHAnsi" w:hAnsiTheme="minorHAnsi"/>
          <w:sz w:val="18"/>
          <w:szCs w:val="18"/>
        </w:rPr>
      </w:pPr>
      <w:del w:id="276" w:author="Nico Brits" w:date="2020-11-01T16:51:00Z">
        <w:r w:rsidRPr="0071329E" w:rsidDel="00B6137A">
          <w:rPr>
            <w:rFonts w:asciiTheme="minorHAnsi" w:hAnsiTheme="minorHAnsi"/>
            <w:sz w:val="18"/>
            <w:szCs w:val="18"/>
          </w:rPr>
          <w:delText>PDU</w:delText>
        </w:r>
      </w:del>
    </w:p>
    <w:p w14:paraId="4AB45BBE" w14:textId="099B3EB8" w:rsidR="0071329E" w:rsidRPr="0071329E" w:rsidDel="00B6137A" w:rsidRDefault="0071329E" w:rsidP="0071329E">
      <w:pPr>
        <w:pStyle w:val="SPECText4"/>
        <w:rPr>
          <w:del w:id="277" w:author="Nico Brits" w:date="2020-11-01T16:51:00Z"/>
          <w:rFonts w:asciiTheme="minorHAnsi" w:hAnsiTheme="minorHAnsi"/>
          <w:sz w:val="18"/>
          <w:szCs w:val="18"/>
        </w:rPr>
      </w:pPr>
      <w:del w:id="278" w:author="Nico Brits" w:date="2020-11-01T16:51:00Z">
        <w:r w:rsidRPr="0071329E" w:rsidDel="00B6137A">
          <w:rPr>
            <w:rFonts w:asciiTheme="minorHAnsi" w:hAnsiTheme="minorHAnsi"/>
            <w:sz w:val="18"/>
            <w:szCs w:val="18"/>
          </w:rPr>
          <w:delText>Busways</w:delText>
        </w:r>
      </w:del>
    </w:p>
    <w:p w14:paraId="04307160" w14:textId="7DC7604B" w:rsidR="0071329E" w:rsidRPr="0071329E" w:rsidDel="00B6137A" w:rsidRDefault="0071329E" w:rsidP="0071329E">
      <w:pPr>
        <w:pStyle w:val="SPECText3"/>
        <w:numPr>
          <w:ilvl w:val="0"/>
          <w:numId w:val="0"/>
        </w:numPr>
        <w:ind w:left="1440"/>
        <w:rPr>
          <w:del w:id="279" w:author="Nico Brits" w:date="2020-11-01T16:51:00Z"/>
          <w:rFonts w:asciiTheme="minorHAnsi" w:hAnsiTheme="minorHAnsi"/>
          <w:sz w:val="18"/>
          <w:szCs w:val="18"/>
        </w:rPr>
      </w:pPr>
      <w:del w:id="280" w:author="Nico Brits" w:date="2020-11-01T16:51:00Z">
        <w:r w:rsidRPr="0071329E" w:rsidDel="00B6137A">
          <w:rPr>
            <w:rFonts w:asciiTheme="minorHAnsi" w:hAnsiTheme="minorHAnsi"/>
            <w:sz w:val="18"/>
            <w:szCs w:val="18"/>
          </w:rPr>
          <w:delText>The color code shall match with Microsoft Logo colors with the below assignment for each cell.</w:delText>
        </w:r>
      </w:del>
    </w:p>
    <w:p w14:paraId="517A3230" w14:textId="1DF1C749" w:rsidR="0071329E" w:rsidRPr="0071329E" w:rsidDel="00B6137A" w:rsidRDefault="0071329E" w:rsidP="00026DD1">
      <w:pPr>
        <w:pStyle w:val="SPECText5"/>
        <w:numPr>
          <w:ilvl w:val="4"/>
          <w:numId w:val="5"/>
        </w:numPr>
        <w:rPr>
          <w:del w:id="281" w:author="Nico Brits" w:date="2020-11-01T16:51:00Z"/>
          <w:rFonts w:asciiTheme="minorHAnsi" w:hAnsiTheme="minorHAnsi"/>
          <w:sz w:val="18"/>
          <w:szCs w:val="18"/>
        </w:rPr>
      </w:pPr>
      <w:del w:id="282" w:author="Nico Brits" w:date="2020-11-01T16:51:00Z">
        <w:r w:rsidRPr="0071329E" w:rsidDel="00B6137A">
          <w:rPr>
            <w:rFonts w:asciiTheme="minorHAnsi" w:hAnsiTheme="minorHAnsi"/>
            <w:sz w:val="18"/>
            <w:szCs w:val="18"/>
          </w:rPr>
          <w:delText>CELL 01 – Orange</w:delText>
        </w:r>
      </w:del>
    </w:p>
    <w:p w14:paraId="57E42BC2" w14:textId="71EF1078" w:rsidR="0071329E" w:rsidRPr="0071329E" w:rsidDel="00B6137A" w:rsidRDefault="0071329E" w:rsidP="00026DD1">
      <w:pPr>
        <w:pStyle w:val="SPECText5"/>
        <w:numPr>
          <w:ilvl w:val="4"/>
          <w:numId w:val="5"/>
        </w:numPr>
        <w:rPr>
          <w:del w:id="283" w:author="Nico Brits" w:date="2020-11-01T16:51:00Z"/>
          <w:rFonts w:asciiTheme="minorHAnsi" w:hAnsiTheme="minorHAnsi"/>
          <w:sz w:val="18"/>
          <w:szCs w:val="18"/>
        </w:rPr>
      </w:pPr>
      <w:del w:id="284" w:author="Nico Brits" w:date="2020-11-01T16:51:00Z">
        <w:r w:rsidRPr="0071329E" w:rsidDel="00B6137A">
          <w:rPr>
            <w:rFonts w:asciiTheme="minorHAnsi" w:hAnsiTheme="minorHAnsi"/>
            <w:sz w:val="18"/>
            <w:szCs w:val="18"/>
          </w:rPr>
          <w:delText>CELL 02 – Blue</w:delText>
        </w:r>
      </w:del>
    </w:p>
    <w:p w14:paraId="676FA6E3" w14:textId="6F49A446" w:rsidR="0071329E" w:rsidRPr="0071329E" w:rsidDel="00B6137A" w:rsidRDefault="0071329E" w:rsidP="00026DD1">
      <w:pPr>
        <w:pStyle w:val="SPECText5"/>
        <w:numPr>
          <w:ilvl w:val="4"/>
          <w:numId w:val="5"/>
        </w:numPr>
        <w:rPr>
          <w:del w:id="285" w:author="Nico Brits" w:date="2020-11-01T16:51:00Z"/>
          <w:rFonts w:asciiTheme="minorHAnsi" w:hAnsiTheme="minorHAnsi"/>
          <w:sz w:val="18"/>
          <w:szCs w:val="18"/>
        </w:rPr>
      </w:pPr>
      <w:del w:id="286" w:author="Nico Brits" w:date="2020-11-01T16:51:00Z">
        <w:r w:rsidRPr="0071329E" w:rsidDel="00B6137A">
          <w:rPr>
            <w:rFonts w:asciiTheme="minorHAnsi" w:hAnsiTheme="minorHAnsi"/>
            <w:sz w:val="18"/>
            <w:szCs w:val="18"/>
          </w:rPr>
          <w:delText>CELL 03 – Green</w:delText>
        </w:r>
      </w:del>
    </w:p>
    <w:p w14:paraId="41624482" w14:textId="090D5204" w:rsidR="0071329E" w:rsidRPr="0071329E" w:rsidDel="00B6137A" w:rsidRDefault="0071329E" w:rsidP="00026DD1">
      <w:pPr>
        <w:pStyle w:val="SPECText5"/>
        <w:numPr>
          <w:ilvl w:val="4"/>
          <w:numId w:val="5"/>
        </w:numPr>
        <w:rPr>
          <w:del w:id="287" w:author="Nico Brits" w:date="2020-11-01T16:51:00Z"/>
          <w:rFonts w:asciiTheme="minorHAnsi" w:hAnsiTheme="minorHAnsi"/>
          <w:sz w:val="18"/>
          <w:szCs w:val="18"/>
        </w:rPr>
      </w:pPr>
      <w:del w:id="288" w:author="Nico Brits" w:date="2020-11-01T16:51:00Z">
        <w:r w:rsidRPr="0071329E" w:rsidDel="00B6137A">
          <w:rPr>
            <w:rFonts w:asciiTheme="minorHAnsi" w:hAnsiTheme="minorHAnsi"/>
            <w:sz w:val="18"/>
            <w:szCs w:val="18"/>
          </w:rPr>
          <w:delText>CELL 04 – Yellow</w:delText>
        </w:r>
      </w:del>
    </w:p>
    <w:p w14:paraId="71EAF43C" w14:textId="0A155A10" w:rsidR="0071329E" w:rsidRPr="0071329E" w:rsidDel="00B6137A" w:rsidRDefault="0071329E" w:rsidP="0071329E">
      <w:pPr>
        <w:pStyle w:val="SPECText3"/>
        <w:numPr>
          <w:ilvl w:val="0"/>
          <w:numId w:val="0"/>
        </w:numPr>
        <w:ind w:left="1440"/>
        <w:rPr>
          <w:del w:id="289" w:author="Nico Brits" w:date="2020-11-01T16:51:00Z"/>
          <w:rFonts w:asciiTheme="minorHAnsi" w:hAnsiTheme="minorHAnsi"/>
          <w:sz w:val="18"/>
          <w:szCs w:val="18"/>
        </w:rPr>
      </w:pPr>
      <w:del w:id="290" w:author="Nico Brits" w:date="2020-11-01T16:51:00Z">
        <w:r w:rsidRPr="0071329E" w:rsidDel="00B6137A">
          <w:rPr>
            <w:rFonts w:asciiTheme="minorHAnsi" w:hAnsiTheme="minorHAnsi"/>
            <w:sz w:val="18"/>
            <w:szCs w:val="18"/>
          </w:rPr>
          <w:delText>The color palette for the selection of four colors are detailed below and shall be followed for consistency. </w:delText>
        </w:r>
      </w:del>
    </w:p>
    <w:p w14:paraId="5DA886CC" w14:textId="702CD89F" w:rsidR="0071329E" w:rsidRPr="0071329E" w:rsidDel="00B6137A" w:rsidRDefault="0071329E" w:rsidP="0071329E">
      <w:pPr>
        <w:pStyle w:val="SPECText5"/>
        <w:numPr>
          <w:ilvl w:val="0"/>
          <w:numId w:val="0"/>
        </w:numPr>
        <w:ind w:left="1440"/>
        <w:rPr>
          <w:del w:id="291" w:author="Nico Brits" w:date="2020-11-01T16:51:00Z"/>
          <w:rFonts w:asciiTheme="minorHAnsi" w:hAnsiTheme="minorHAnsi"/>
          <w:sz w:val="18"/>
          <w:szCs w:val="18"/>
        </w:rPr>
      </w:pPr>
    </w:p>
    <w:p w14:paraId="25483A9E" w14:textId="103EECCB" w:rsidR="0071329E" w:rsidRPr="0071329E" w:rsidDel="00B6137A" w:rsidRDefault="0071329E" w:rsidP="0071329E">
      <w:pPr>
        <w:pStyle w:val="SPECText3"/>
        <w:numPr>
          <w:ilvl w:val="2"/>
          <w:numId w:val="0"/>
        </w:numPr>
        <w:ind w:left="1440"/>
        <w:rPr>
          <w:del w:id="292" w:author="Nico Brits" w:date="2020-11-01T16:51:00Z"/>
          <w:rFonts w:asciiTheme="minorHAnsi" w:hAnsiTheme="minorHAnsi"/>
          <w:sz w:val="18"/>
          <w:szCs w:val="18"/>
        </w:rPr>
      </w:pPr>
      <w:del w:id="293" w:author="Nico Brits" w:date="2020-11-01T16:51:00Z">
        <w:r w:rsidRPr="0071329E" w:rsidDel="00B6137A">
          <w:rPr>
            <w:rFonts w:asciiTheme="minorHAnsi" w:hAnsiTheme="minorHAnsi"/>
            <w:noProof/>
            <w:szCs w:val="18"/>
            <w:lang w:eastAsia="en-IE"/>
          </w:rPr>
          <w:drawing>
            <wp:inline distT="0" distB="0" distL="0" distR="0" wp14:anchorId="47E1647C" wp14:editId="2CD8D099">
              <wp:extent cx="4195445" cy="1858645"/>
              <wp:effectExtent l="0" t="0" r="0" b="8255"/>
              <wp:docPr id="1014429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195445" cy="1858645"/>
                      </a:xfrm>
                      <a:prstGeom prst="rect">
                        <a:avLst/>
                      </a:prstGeom>
                    </pic:spPr>
                  </pic:pic>
                </a:graphicData>
              </a:graphic>
            </wp:inline>
          </w:drawing>
        </w:r>
        <w:r w:rsidRPr="0071329E" w:rsidDel="00B6137A">
          <w:rPr>
            <w:rFonts w:asciiTheme="minorHAnsi" w:hAnsiTheme="minorHAnsi"/>
            <w:sz w:val="18"/>
            <w:szCs w:val="18"/>
          </w:rPr>
          <w:delText xml:space="preserve"> </w:delText>
        </w:r>
      </w:del>
    </w:p>
    <w:p w14:paraId="5EFD9890"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Arc Flash Warning Labels:  On each piece of electrical equipment, install arc flash hazard warning sign indicating flash protection boundary, flash hazard category, and the minimum arc rating, as well as indicating the PPE required, using arc flash hazard data obtained from the Arc Flash Hazard Assessment Study. Indicate the data specific to each piece of equipment, in accordance with</w:t>
      </w:r>
      <w:r w:rsidRPr="0071329E">
        <w:rPr>
          <w:rStyle w:val="normaltextrun"/>
          <w:rFonts w:asciiTheme="minorHAnsi" w:hAnsiTheme="minorHAnsi"/>
          <w:sz w:val="18"/>
          <w:szCs w:val="18"/>
        </w:rPr>
        <w:t xml:space="preserve"> IEC 60364 and Applicable Regulations for the rules and requirements around Electrical Installations, and for guidance use requirements outlined in </w:t>
      </w:r>
      <w:r w:rsidRPr="0071329E">
        <w:rPr>
          <w:rFonts w:asciiTheme="minorHAnsi" w:hAnsiTheme="minorHAnsi"/>
          <w:sz w:val="18"/>
          <w:szCs w:val="18"/>
        </w:rPr>
        <w:t xml:space="preserve"> NFPA 70E. Labels for outdoor equipment shall be printed on heavy-duty- UV-resistant and water-resistant vinyl with permanent outdoor grade adhesive. Refer to example labels below:</w:t>
      </w:r>
    </w:p>
    <w:p w14:paraId="41D2ABFF" w14:textId="77777777" w:rsidR="0071329E" w:rsidRPr="0071329E" w:rsidRDefault="0071329E" w:rsidP="0071329E">
      <w:pPr>
        <w:pStyle w:val="SPECText3"/>
        <w:numPr>
          <w:ilvl w:val="2"/>
          <w:numId w:val="0"/>
        </w:numPr>
        <w:jc w:val="center"/>
        <w:rPr>
          <w:rFonts w:asciiTheme="minorHAnsi" w:hAnsiTheme="minorHAnsi"/>
          <w:sz w:val="18"/>
          <w:szCs w:val="18"/>
        </w:rPr>
      </w:pPr>
      <w:r w:rsidRPr="0071329E">
        <w:rPr>
          <w:rFonts w:asciiTheme="minorHAnsi" w:hAnsiTheme="minorHAnsi"/>
          <w:noProof/>
          <w:sz w:val="18"/>
          <w:szCs w:val="18"/>
          <w:lang w:val="en-IE" w:eastAsia="en-IE"/>
        </w:rPr>
        <w:lastRenderedPageBreak/>
        <w:drawing>
          <wp:inline distT="0" distB="0" distL="0" distR="0" wp14:anchorId="14C75879" wp14:editId="3E99DA19">
            <wp:extent cx="2684679" cy="3201194"/>
            <wp:effectExtent l="0" t="0" r="1905" b="0"/>
            <wp:docPr id="1038676196"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2684679" cy="3201194"/>
                    </a:xfrm>
                    <a:prstGeom prst="rect">
                      <a:avLst/>
                    </a:prstGeom>
                  </pic:spPr>
                </pic:pic>
              </a:graphicData>
            </a:graphic>
          </wp:inline>
        </w:drawing>
      </w:r>
      <w:r w:rsidRPr="0071329E">
        <w:rPr>
          <w:rFonts w:asciiTheme="minorHAnsi" w:hAnsiTheme="minorHAnsi"/>
          <w:noProof/>
          <w:sz w:val="18"/>
          <w:szCs w:val="18"/>
          <w:lang w:val="en-IE" w:eastAsia="en-IE"/>
        </w:rPr>
        <w:drawing>
          <wp:inline distT="0" distB="0" distL="0" distR="0" wp14:anchorId="2F50B724" wp14:editId="468EB38C">
            <wp:extent cx="2662733" cy="3183314"/>
            <wp:effectExtent l="0" t="0" r="4445" b="0"/>
            <wp:docPr id="1853674324"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662733" cy="3183314"/>
                    </a:xfrm>
                    <a:prstGeom prst="rect">
                      <a:avLst/>
                    </a:prstGeom>
                  </pic:spPr>
                </pic:pic>
              </a:graphicData>
            </a:graphic>
          </wp:inline>
        </w:drawing>
      </w:r>
    </w:p>
    <w:p w14:paraId="4A1D2DC1" w14:textId="77777777" w:rsidR="0071329E" w:rsidRPr="0071329E" w:rsidRDefault="0071329E" w:rsidP="0071329E">
      <w:pPr>
        <w:pStyle w:val="SPECText3"/>
        <w:keepNext/>
        <w:rPr>
          <w:rFonts w:asciiTheme="minorHAnsi" w:hAnsiTheme="minorHAnsi"/>
          <w:sz w:val="18"/>
          <w:szCs w:val="18"/>
        </w:rPr>
      </w:pPr>
      <w:r w:rsidRPr="0071329E">
        <w:rPr>
          <w:rFonts w:asciiTheme="minorHAnsi" w:hAnsiTheme="minorHAnsi"/>
          <w:sz w:val="18"/>
          <w:szCs w:val="18"/>
        </w:rPr>
        <w:t>Low Arc Mode Arc Flash Warning Labels:  Where it is appropriate, also install an arc flash hazard warning label for the low arc mode.  Refer to example labels below:</w:t>
      </w:r>
    </w:p>
    <w:p w14:paraId="5C710FF7" w14:textId="3A51A207" w:rsidR="0071329E" w:rsidRDefault="0071329E" w:rsidP="0071329E">
      <w:pPr>
        <w:pStyle w:val="SPECText1"/>
        <w:numPr>
          <w:ilvl w:val="0"/>
          <w:numId w:val="0"/>
        </w:numPr>
        <w:jc w:val="center"/>
        <w:rPr>
          <w:rFonts w:asciiTheme="minorHAnsi" w:hAnsiTheme="minorHAnsi"/>
          <w:sz w:val="18"/>
          <w:szCs w:val="18"/>
        </w:rPr>
      </w:pPr>
      <w:r w:rsidRPr="0071329E">
        <w:rPr>
          <w:rFonts w:asciiTheme="minorHAnsi" w:hAnsiTheme="minorHAnsi"/>
          <w:noProof/>
          <w:sz w:val="18"/>
          <w:szCs w:val="18"/>
          <w:lang w:val="en-IE" w:eastAsia="en-IE"/>
        </w:rPr>
        <w:drawing>
          <wp:inline distT="0" distB="0" distL="0" distR="0" wp14:anchorId="6B8AE909" wp14:editId="4B1ADCAE">
            <wp:extent cx="2735885" cy="3257298"/>
            <wp:effectExtent l="0" t="0" r="7620" b="635"/>
            <wp:docPr id="48055541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35885" cy="3257298"/>
                    </a:xfrm>
                    <a:prstGeom prst="rect">
                      <a:avLst/>
                    </a:prstGeom>
                  </pic:spPr>
                </pic:pic>
              </a:graphicData>
            </a:graphic>
          </wp:inline>
        </w:drawing>
      </w:r>
      <w:r w:rsidRPr="0071329E">
        <w:rPr>
          <w:rFonts w:asciiTheme="minorHAnsi" w:hAnsiTheme="minorHAnsi"/>
          <w:noProof/>
          <w:sz w:val="18"/>
          <w:szCs w:val="18"/>
          <w:lang w:val="en-IE" w:eastAsia="en-IE"/>
        </w:rPr>
        <w:drawing>
          <wp:inline distT="0" distB="0" distL="0" distR="0" wp14:anchorId="6090D3F4" wp14:editId="2F202231">
            <wp:extent cx="2728570" cy="3254707"/>
            <wp:effectExtent l="0" t="0" r="0" b="3175"/>
            <wp:docPr id="1908643092"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728570" cy="3254707"/>
                    </a:xfrm>
                    <a:prstGeom prst="rect">
                      <a:avLst/>
                    </a:prstGeom>
                  </pic:spPr>
                </pic:pic>
              </a:graphicData>
            </a:graphic>
          </wp:inline>
        </w:drawing>
      </w:r>
    </w:p>
    <w:p w14:paraId="68C1CA6C" w14:textId="77777777" w:rsidR="00ED6430" w:rsidRDefault="00ED6430" w:rsidP="0071329E">
      <w:pPr>
        <w:pStyle w:val="SPECText1"/>
        <w:numPr>
          <w:ilvl w:val="0"/>
          <w:numId w:val="0"/>
        </w:numPr>
        <w:jc w:val="center"/>
        <w:rPr>
          <w:rFonts w:asciiTheme="minorHAnsi" w:hAnsiTheme="minorHAnsi"/>
          <w:sz w:val="18"/>
          <w:szCs w:val="18"/>
        </w:rPr>
      </w:pPr>
    </w:p>
    <w:p w14:paraId="510FDBB0" w14:textId="30A4B8C8" w:rsidR="0071329E" w:rsidRPr="0071329E" w:rsidRDefault="00ED6430" w:rsidP="0071329E">
      <w:pPr>
        <w:pStyle w:val="Heading2"/>
        <w:rPr>
          <w:rFonts w:eastAsia="Times New Roman"/>
        </w:rPr>
      </w:pPr>
      <w:r>
        <w:rPr>
          <w:rFonts w:eastAsia="Times New Roman"/>
        </w:rPr>
        <w:t>Installation</w:t>
      </w:r>
    </w:p>
    <w:p w14:paraId="23894452" w14:textId="77777777" w:rsidR="0071329E" w:rsidRPr="00ED6430" w:rsidRDefault="0071329E" w:rsidP="00026DD1">
      <w:pPr>
        <w:pStyle w:val="SPECText3"/>
        <w:numPr>
          <w:ilvl w:val="2"/>
          <w:numId w:val="22"/>
        </w:numPr>
        <w:rPr>
          <w:rFonts w:asciiTheme="minorHAnsi" w:hAnsiTheme="minorHAnsi"/>
          <w:sz w:val="18"/>
          <w:szCs w:val="18"/>
        </w:rPr>
      </w:pPr>
      <w:r w:rsidRPr="00ED6430">
        <w:rPr>
          <w:rFonts w:asciiTheme="minorHAnsi" w:hAnsiTheme="minorHAnsi"/>
          <w:sz w:val="18"/>
          <w:szCs w:val="18"/>
        </w:rPr>
        <w:t>Coordinate identification names, abbreviations, colors and other features with requirements in the Contract Documents, Shop Drawings, manufacturer’s wiring diagrams, and the Operation and Manual, and with those required by codes, and standards, . Use consistent designations throughout Project.</w:t>
      </w:r>
    </w:p>
    <w:p w14:paraId="640ECDE3"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lastRenderedPageBreak/>
        <w:t>Coordinate installation of identifying devices with completion of covering and painting of surfaces where devices are to be applied.</w:t>
      </w:r>
    </w:p>
    <w:p w14:paraId="26FD5DF9"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Coordinate installation of identifying devices with location of access panels and doors.</w:t>
      </w:r>
    </w:p>
    <w:p w14:paraId="610AF17F"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Install identifying devices before installing acoustical ceilings and similar concealment.</w:t>
      </w:r>
    </w:p>
    <w:p w14:paraId="7BDF7F62"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Verify identity of each item before installing identification products.</w:t>
      </w:r>
    </w:p>
    <w:p w14:paraId="4826C22B"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Location:  Install identification materials and devices at locations for most convenient viewing without interference with operation and maintenance of equipment.</w:t>
      </w:r>
    </w:p>
    <w:p w14:paraId="11F3D74C"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Install nameplates and/or self-adhesive labels parallel to equipment lines</w:t>
      </w:r>
    </w:p>
    <w:p w14:paraId="529732C2"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Apply identification devices to surfaces that require finish after completing finish work.</w:t>
      </w:r>
    </w:p>
    <w:p w14:paraId="0D832681" w14:textId="77777777" w:rsidR="0071329E" w:rsidRPr="0071329E" w:rsidRDefault="0071329E" w:rsidP="0071329E">
      <w:pPr>
        <w:pStyle w:val="SPECText3"/>
        <w:spacing w:line="259" w:lineRule="auto"/>
        <w:rPr>
          <w:rFonts w:asciiTheme="minorHAnsi" w:hAnsiTheme="minorHAnsi"/>
          <w:sz w:val="18"/>
          <w:szCs w:val="18"/>
        </w:rPr>
      </w:pPr>
      <w:r w:rsidRPr="0071329E">
        <w:rPr>
          <w:rFonts w:asciiTheme="minorHAnsi" w:hAnsiTheme="minorHAnsi"/>
          <w:sz w:val="18"/>
          <w:szCs w:val="18"/>
        </w:rPr>
        <w:t>Self-Adhesive Identification Products:  Not permitted for labels under 75mm x 75mm . Clean surfaces before application, using materials and methods recommended by manufacturer of identification device.</w:t>
      </w:r>
    </w:p>
    <w:p w14:paraId="7B68D729"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Attach non adhesive signs and plastic labels with screws and auxiliary hardware appropriate to the location and substrate.</w:t>
      </w:r>
    </w:p>
    <w:p w14:paraId="001337DC"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Colour-Coding for Phase and Voltage Level Identification, nominal 400V AC and Less:  Follow requirements of harmonized CENELEC standard HD 384.5.514.  </w:t>
      </w:r>
    </w:p>
    <w:p w14:paraId="7C529F0D"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 xml:space="preserve">Colour shall be factory applied or, for sizes larger than </w:t>
      </w:r>
      <w:del w:id="294" w:author="Mark West" w:date="2020-07-17T11:52:00Z">
        <w:r w:rsidRPr="00BC1AD6" w:rsidDel="00BC1AD6">
          <w:rPr>
            <w:rFonts w:asciiTheme="minorHAnsi" w:hAnsiTheme="minorHAnsi"/>
            <w:sz w:val="18"/>
            <w:szCs w:val="18"/>
            <w:rPrChange w:id="295" w:author="Mark West" w:date="2020-07-17T11:52:00Z">
              <w:rPr>
                <w:rFonts w:asciiTheme="minorHAnsi" w:hAnsiTheme="minorHAnsi"/>
                <w:sz w:val="18"/>
                <w:szCs w:val="18"/>
                <w:highlight w:val="yellow"/>
              </w:rPr>
            </w:rPrChange>
          </w:rPr>
          <w:delText>[</w:delText>
        </w:r>
      </w:del>
      <w:r w:rsidRPr="00BC1AD6">
        <w:rPr>
          <w:rFonts w:asciiTheme="minorHAnsi" w:hAnsiTheme="minorHAnsi"/>
          <w:sz w:val="18"/>
          <w:szCs w:val="18"/>
          <w:rPrChange w:id="296" w:author="Mark West" w:date="2020-07-17T11:52:00Z">
            <w:rPr>
              <w:rFonts w:asciiTheme="minorHAnsi" w:hAnsiTheme="minorHAnsi"/>
              <w:sz w:val="18"/>
              <w:szCs w:val="18"/>
              <w:highlight w:val="yellow"/>
            </w:rPr>
          </w:rPrChange>
        </w:rPr>
        <w:t>6 mm</w:t>
      </w:r>
      <w:r w:rsidRPr="00BC1AD6">
        <w:rPr>
          <w:rFonts w:asciiTheme="minorHAnsi" w:hAnsiTheme="minorHAnsi"/>
          <w:sz w:val="18"/>
          <w:szCs w:val="18"/>
          <w:vertAlign w:val="superscript"/>
          <w:rPrChange w:id="297" w:author="Mark West" w:date="2020-07-17T11:52:00Z">
            <w:rPr>
              <w:rFonts w:asciiTheme="minorHAnsi" w:hAnsiTheme="minorHAnsi"/>
              <w:sz w:val="18"/>
              <w:szCs w:val="18"/>
              <w:highlight w:val="yellow"/>
              <w:vertAlign w:val="superscript"/>
            </w:rPr>
          </w:rPrChange>
        </w:rPr>
        <w:t>2</w:t>
      </w:r>
      <w:del w:id="298" w:author="Mark West" w:date="2020-07-17T11:52:00Z">
        <w:r w:rsidRPr="00BC1AD6" w:rsidDel="00BC1AD6">
          <w:rPr>
            <w:rFonts w:asciiTheme="minorHAnsi" w:hAnsiTheme="minorHAnsi"/>
            <w:sz w:val="18"/>
            <w:szCs w:val="18"/>
            <w:rPrChange w:id="299" w:author="Mark West" w:date="2020-07-17T11:52:00Z">
              <w:rPr>
                <w:rFonts w:asciiTheme="minorHAnsi" w:hAnsiTheme="minorHAnsi"/>
                <w:sz w:val="18"/>
                <w:szCs w:val="18"/>
                <w:highlight w:val="yellow"/>
              </w:rPr>
            </w:rPrChange>
          </w:rPr>
          <w:delText>]</w:delText>
        </w:r>
      </w:del>
      <w:r w:rsidRPr="0071329E">
        <w:rPr>
          <w:rFonts w:asciiTheme="minorHAnsi" w:hAnsiTheme="minorHAnsi"/>
          <w:sz w:val="18"/>
          <w:szCs w:val="18"/>
        </w:rPr>
        <w:t xml:space="preserve"> if authorities having jurisdiction permit, field applied. Color coding as follows, or submit alternate solution.</w:t>
      </w:r>
    </w:p>
    <w:p w14:paraId="08ACB568"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230-V Circuits:</w:t>
      </w:r>
    </w:p>
    <w:p w14:paraId="64B80576"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L1 Phase:  Brown.</w:t>
      </w:r>
    </w:p>
    <w:p w14:paraId="02B65FEE"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Neutral:  Blue.</w:t>
      </w:r>
    </w:p>
    <w:p w14:paraId="298ADBB2"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400-V Circuits:</w:t>
      </w:r>
    </w:p>
    <w:p w14:paraId="4F1AF1EA"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L1 Phase:  Brown.</w:t>
      </w:r>
    </w:p>
    <w:p w14:paraId="57BF7BF7"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L2 Phase: Black</w:t>
      </w:r>
    </w:p>
    <w:p w14:paraId="6803AA64"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L3 Phase: Grey</w:t>
      </w:r>
    </w:p>
    <w:p w14:paraId="6FAC9B3D"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Neutral:  Blue.</w:t>
      </w:r>
    </w:p>
    <w:p w14:paraId="4BCC55FD" w14:textId="77777777" w:rsidR="0071329E" w:rsidRPr="0071329E" w:rsidRDefault="0071329E" w:rsidP="0071329E">
      <w:pPr>
        <w:pStyle w:val="SPECText5"/>
        <w:rPr>
          <w:rFonts w:asciiTheme="minorHAnsi" w:hAnsiTheme="minorHAnsi"/>
          <w:sz w:val="18"/>
          <w:szCs w:val="18"/>
        </w:rPr>
      </w:pPr>
      <w:r w:rsidRPr="0071329E">
        <w:rPr>
          <w:rFonts w:asciiTheme="minorHAnsi" w:hAnsiTheme="minorHAnsi"/>
          <w:sz w:val="18"/>
          <w:szCs w:val="18"/>
        </w:rPr>
        <w:t>For all DC Circuits:</w:t>
      </w:r>
    </w:p>
    <w:p w14:paraId="790BBB39"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Positive (L+): Brown</w:t>
      </w:r>
    </w:p>
    <w:p w14:paraId="521A84A0"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Negative (L-): Grey</w:t>
      </w:r>
    </w:p>
    <w:p w14:paraId="5E5EBEF9" w14:textId="77777777" w:rsidR="0071329E" w:rsidRPr="0071329E" w:rsidRDefault="0071329E" w:rsidP="0071329E">
      <w:pPr>
        <w:pStyle w:val="SPECText6"/>
        <w:rPr>
          <w:rFonts w:asciiTheme="minorHAnsi" w:hAnsiTheme="minorHAnsi"/>
          <w:sz w:val="18"/>
          <w:szCs w:val="18"/>
        </w:rPr>
      </w:pPr>
      <w:r w:rsidRPr="0071329E">
        <w:rPr>
          <w:rFonts w:asciiTheme="minorHAnsi" w:hAnsiTheme="minorHAnsi"/>
          <w:sz w:val="18"/>
          <w:szCs w:val="18"/>
        </w:rPr>
        <w:t>Earthed Positive or Negative (M) - Blue</w:t>
      </w:r>
    </w:p>
    <w:p w14:paraId="73D12FEB" w14:textId="77777777" w:rsidR="0071329E" w:rsidRPr="0071329E" w:rsidRDefault="0071329E" w:rsidP="0071329E">
      <w:pPr>
        <w:pStyle w:val="SPECText6"/>
        <w:numPr>
          <w:ilvl w:val="0"/>
          <w:numId w:val="0"/>
        </w:numPr>
        <w:ind w:left="3600"/>
        <w:rPr>
          <w:rFonts w:asciiTheme="minorHAnsi" w:hAnsiTheme="minorHAnsi"/>
          <w:sz w:val="18"/>
          <w:szCs w:val="18"/>
        </w:rPr>
      </w:pPr>
    </w:p>
    <w:p w14:paraId="3B2845EE"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 xml:space="preserve">Field-Applied, Color-Coding Conductor Tape:  Apply in half-lapped turns for a minimum distance of </w:t>
      </w:r>
      <w:del w:id="300" w:author="Mark West" w:date="2020-07-17T11:50:00Z">
        <w:r w:rsidRPr="00BC1AD6" w:rsidDel="00BC1AD6">
          <w:rPr>
            <w:rFonts w:asciiTheme="minorHAnsi" w:hAnsiTheme="minorHAnsi"/>
            <w:sz w:val="18"/>
            <w:szCs w:val="18"/>
            <w:rPrChange w:id="301" w:author="Mark West" w:date="2020-07-17T11:50:00Z">
              <w:rPr>
                <w:rFonts w:asciiTheme="minorHAnsi" w:hAnsiTheme="minorHAnsi"/>
                <w:sz w:val="18"/>
                <w:szCs w:val="18"/>
                <w:highlight w:val="yellow"/>
              </w:rPr>
            </w:rPrChange>
          </w:rPr>
          <w:delText>[</w:delText>
        </w:r>
      </w:del>
      <w:r w:rsidRPr="00BC1AD6">
        <w:rPr>
          <w:rFonts w:asciiTheme="minorHAnsi" w:hAnsiTheme="minorHAnsi"/>
          <w:sz w:val="18"/>
          <w:szCs w:val="18"/>
          <w:rPrChange w:id="302" w:author="Mark West" w:date="2020-07-17T11:50:00Z">
            <w:rPr>
              <w:rFonts w:asciiTheme="minorHAnsi" w:hAnsiTheme="minorHAnsi"/>
              <w:sz w:val="18"/>
              <w:szCs w:val="18"/>
              <w:highlight w:val="yellow"/>
            </w:rPr>
          </w:rPrChange>
        </w:rPr>
        <w:t>150 mm</w:t>
      </w:r>
      <w:del w:id="303" w:author="Mark West" w:date="2020-07-17T11:50:00Z">
        <w:r w:rsidRPr="00BC1AD6" w:rsidDel="00BC1AD6">
          <w:rPr>
            <w:rFonts w:asciiTheme="minorHAnsi" w:hAnsiTheme="minorHAnsi"/>
            <w:sz w:val="18"/>
            <w:szCs w:val="18"/>
            <w:rPrChange w:id="304" w:author="Mark West" w:date="2020-07-17T11:50:00Z">
              <w:rPr>
                <w:rFonts w:asciiTheme="minorHAnsi" w:hAnsiTheme="minorHAnsi"/>
                <w:sz w:val="18"/>
                <w:szCs w:val="18"/>
                <w:highlight w:val="yellow"/>
              </w:rPr>
            </w:rPrChange>
          </w:rPr>
          <w:delText>]</w:delText>
        </w:r>
      </w:del>
      <w:r w:rsidRPr="0071329E">
        <w:rPr>
          <w:rFonts w:asciiTheme="minorHAnsi" w:hAnsiTheme="minorHAnsi"/>
          <w:sz w:val="18"/>
          <w:szCs w:val="18"/>
        </w:rPr>
        <w:t xml:space="preserve"> from terminal points and in boxes where splices or taps are made.  Apply last two turns of tape with no tension to prevent possible unwinding.  Locate bands to avoid obscuring factory cable markings.</w:t>
      </w:r>
    </w:p>
    <w:p w14:paraId="130F832C"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 xml:space="preserve">Color-Coding for medium voltage cables: </w:t>
      </w:r>
    </w:p>
    <w:p w14:paraId="5527DBF1"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The color coding for the medium voltage cable shall not be same as the low voltage cables.</w:t>
      </w:r>
    </w:p>
    <w:p w14:paraId="752D85CA"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The color coding shall follow any local authority requirements.</w:t>
      </w:r>
    </w:p>
    <w:p w14:paraId="6E727D08" w14:textId="348655BF" w:rsidR="0071329E" w:rsidRPr="00C15FF2" w:rsidRDefault="0071329E" w:rsidP="0071329E">
      <w:pPr>
        <w:pStyle w:val="SPECText4"/>
        <w:rPr>
          <w:rFonts w:asciiTheme="minorHAnsi" w:hAnsiTheme="minorHAnsi"/>
          <w:sz w:val="18"/>
          <w:szCs w:val="18"/>
          <w:rPrChange w:id="305" w:author="Mark West" w:date="2020-07-17T11:59:00Z">
            <w:rPr>
              <w:rFonts w:asciiTheme="minorHAnsi" w:hAnsiTheme="minorHAnsi"/>
              <w:sz w:val="18"/>
              <w:szCs w:val="18"/>
              <w:highlight w:val="yellow"/>
            </w:rPr>
          </w:rPrChange>
        </w:rPr>
      </w:pPr>
      <w:del w:id="306" w:author="Mark West" w:date="2020-07-17T11:56:00Z">
        <w:r w:rsidRPr="00C15FF2" w:rsidDel="00C15FF2">
          <w:rPr>
            <w:rFonts w:asciiTheme="minorHAnsi" w:hAnsiTheme="minorHAnsi"/>
            <w:sz w:val="18"/>
            <w:szCs w:val="18"/>
            <w:rPrChange w:id="307" w:author="Mark West" w:date="2020-07-17T11:59:00Z">
              <w:rPr>
                <w:rFonts w:asciiTheme="minorHAnsi" w:hAnsiTheme="minorHAnsi"/>
                <w:sz w:val="18"/>
                <w:szCs w:val="18"/>
                <w:highlight w:val="yellow"/>
              </w:rPr>
            </w:rPrChange>
          </w:rPr>
          <w:delText>[</w:delText>
        </w:r>
      </w:del>
      <w:r w:rsidRPr="00C15FF2">
        <w:rPr>
          <w:rFonts w:asciiTheme="minorHAnsi" w:hAnsiTheme="minorHAnsi"/>
          <w:sz w:val="18"/>
          <w:szCs w:val="18"/>
          <w:rPrChange w:id="308" w:author="Mark West" w:date="2020-07-17T11:59:00Z">
            <w:rPr>
              <w:rFonts w:asciiTheme="minorHAnsi" w:hAnsiTheme="minorHAnsi"/>
              <w:sz w:val="18"/>
              <w:szCs w:val="18"/>
              <w:highlight w:val="yellow"/>
            </w:rPr>
          </w:rPrChange>
        </w:rPr>
        <w:t xml:space="preserve">If there are no local authority requirements, the cable </w:t>
      </w:r>
      <w:ins w:id="309" w:author="Mark West" w:date="2020-07-17T11:56:00Z">
        <w:r w:rsidR="00C15FF2" w:rsidRPr="00B41B42">
          <w:rPr>
            <w:rFonts w:asciiTheme="minorHAnsi" w:hAnsiTheme="minorHAnsi"/>
            <w:sz w:val="18"/>
            <w:szCs w:val="18"/>
            <w:rPrChange w:id="310" w:author="Nico Brits" w:date="2020-09-21T16:27:00Z">
              <w:rPr>
                <w:rFonts w:asciiTheme="minorHAnsi" w:hAnsiTheme="minorHAnsi"/>
                <w:sz w:val="18"/>
                <w:szCs w:val="18"/>
                <w:highlight w:val="yellow"/>
              </w:rPr>
            </w:rPrChange>
          </w:rPr>
          <w:t xml:space="preserve">colour </w:t>
        </w:r>
      </w:ins>
      <w:r w:rsidRPr="00C15FF2">
        <w:rPr>
          <w:rFonts w:asciiTheme="minorHAnsi" w:hAnsiTheme="minorHAnsi"/>
          <w:sz w:val="18"/>
          <w:szCs w:val="18"/>
          <w:rPrChange w:id="311" w:author="Mark West" w:date="2020-07-17T11:59:00Z">
            <w:rPr>
              <w:rFonts w:asciiTheme="minorHAnsi" w:hAnsiTheme="minorHAnsi"/>
              <w:sz w:val="18"/>
              <w:szCs w:val="18"/>
              <w:highlight w:val="yellow"/>
            </w:rPr>
          </w:rPrChange>
        </w:rPr>
        <w:t>shall be</w:t>
      </w:r>
      <w:ins w:id="312" w:author="Mark West" w:date="2020-07-17T11:56:00Z">
        <w:r w:rsidR="00C15FF2" w:rsidRPr="00C15FF2">
          <w:rPr>
            <w:rFonts w:asciiTheme="minorHAnsi" w:hAnsiTheme="minorHAnsi"/>
            <w:sz w:val="18"/>
            <w:szCs w:val="18"/>
            <w:rPrChange w:id="313" w:author="Mark West" w:date="2020-07-17T11:59:00Z">
              <w:rPr>
                <w:rFonts w:asciiTheme="minorHAnsi" w:hAnsiTheme="minorHAnsi"/>
                <w:sz w:val="18"/>
                <w:szCs w:val="18"/>
                <w:highlight w:val="yellow"/>
              </w:rPr>
            </w:rPrChange>
          </w:rPr>
          <w:t xml:space="preserve"> black</w:t>
        </w:r>
      </w:ins>
      <w:r w:rsidRPr="00C15FF2">
        <w:rPr>
          <w:rFonts w:asciiTheme="minorHAnsi" w:hAnsiTheme="minorHAnsi"/>
          <w:sz w:val="18"/>
          <w:szCs w:val="18"/>
          <w:rPrChange w:id="314" w:author="Mark West" w:date="2020-07-17T11:59:00Z">
            <w:rPr>
              <w:rFonts w:asciiTheme="minorHAnsi" w:hAnsiTheme="minorHAnsi"/>
              <w:sz w:val="18"/>
              <w:szCs w:val="18"/>
              <w:highlight w:val="yellow"/>
            </w:rPr>
          </w:rPrChange>
        </w:rPr>
        <w:t xml:space="preserve"> </w:t>
      </w:r>
      <w:del w:id="315" w:author="Mark West" w:date="2020-07-17T11:56:00Z">
        <w:r w:rsidRPr="00C15FF2" w:rsidDel="00C15FF2">
          <w:rPr>
            <w:rFonts w:asciiTheme="minorHAnsi" w:hAnsiTheme="minorHAnsi"/>
            <w:sz w:val="18"/>
            <w:szCs w:val="18"/>
            <w:rPrChange w:id="316" w:author="Mark West" w:date="2020-07-17T11:59:00Z">
              <w:rPr>
                <w:rFonts w:asciiTheme="minorHAnsi" w:hAnsiTheme="minorHAnsi"/>
                <w:sz w:val="18"/>
                <w:szCs w:val="18"/>
                <w:highlight w:val="yellow"/>
              </w:rPr>
            </w:rPrChange>
          </w:rPr>
          <w:delText>color coded Black and</w:delText>
        </w:r>
      </w:del>
      <w:ins w:id="317" w:author="Mark West" w:date="2020-07-17T11:57:00Z">
        <w:r w:rsidR="00C15FF2" w:rsidRPr="00C15FF2">
          <w:rPr>
            <w:rFonts w:asciiTheme="minorHAnsi" w:hAnsiTheme="minorHAnsi"/>
            <w:sz w:val="18"/>
            <w:szCs w:val="18"/>
            <w:rPrChange w:id="318" w:author="Mark West" w:date="2020-07-17T11:59:00Z">
              <w:rPr>
                <w:rFonts w:asciiTheme="minorHAnsi" w:hAnsiTheme="minorHAnsi"/>
                <w:sz w:val="18"/>
                <w:szCs w:val="18"/>
                <w:highlight w:val="yellow"/>
              </w:rPr>
            </w:rPrChange>
          </w:rPr>
          <w:t>but clearly</w:t>
        </w:r>
      </w:ins>
      <w:r w:rsidRPr="00C15FF2">
        <w:rPr>
          <w:rFonts w:asciiTheme="minorHAnsi" w:hAnsiTheme="minorHAnsi"/>
          <w:sz w:val="18"/>
          <w:szCs w:val="18"/>
          <w:rPrChange w:id="319" w:author="Mark West" w:date="2020-07-17T11:59:00Z">
            <w:rPr>
              <w:rFonts w:asciiTheme="minorHAnsi" w:hAnsiTheme="minorHAnsi"/>
              <w:sz w:val="18"/>
              <w:szCs w:val="18"/>
              <w:highlight w:val="yellow"/>
            </w:rPr>
          </w:rPrChange>
        </w:rPr>
        <w:t xml:space="preserve"> labelled as L1, L2, L3 at the termination points</w:t>
      </w:r>
      <w:ins w:id="320" w:author="Mark West" w:date="2020-07-17T11:57:00Z">
        <w:r w:rsidR="00C15FF2" w:rsidRPr="00C15FF2">
          <w:rPr>
            <w:rFonts w:asciiTheme="minorHAnsi" w:hAnsiTheme="minorHAnsi"/>
            <w:sz w:val="18"/>
            <w:szCs w:val="18"/>
            <w:rPrChange w:id="321" w:author="Mark West" w:date="2020-07-17T11:59:00Z">
              <w:rPr>
                <w:rFonts w:asciiTheme="minorHAnsi" w:hAnsiTheme="minorHAnsi"/>
                <w:sz w:val="18"/>
                <w:szCs w:val="18"/>
                <w:highlight w:val="yellow"/>
              </w:rPr>
            </w:rPrChange>
          </w:rPr>
          <w:t xml:space="preserve"> with robust </w:t>
        </w:r>
      </w:ins>
      <w:ins w:id="322" w:author="Mark West" w:date="2020-07-17T11:58:00Z">
        <w:r w:rsidR="00C15FF2" w:rsidRPr="00C15FF2">
          <w:rPr>
            <w:rFonts w:asciiTheme="minorHAnsi" w:hAnsiTheme="minorHAnsi"/>
            <w:sz w:val="18"/>
            <w:szCs w:val="18"/>
            <w:rPrChange w:id="323" w:author="Mark West" w:date="2020-07-17T11:59:00Z">
              <w:rPr>
                <w:rFonts w:asciiTheme="minorHAnsi" w:hAnsiTheme="minorHAnsi"/>
                <w:sz w:val="18"/>
                <w:szCs w:val="18"/>
                <w:highlight w:val="yellow"/>
              </w:rPr>
            </w:rPrChange>
          </w:rPr>
          <w:t xml:space="preserve">cable </w:t>
        </w:r>
      </w:ins>
      <w:ins w:id="324" w:author="Mark West" w:date="2020-07-17T11:59:00Z">
        <w:r w:rsidR="00C15FF2" w:rsidRPr="00C15FF2">
          <w:rPr>
            <w:rFonts w:asciiTheme="minorHAnsi" w:hAnsiTheme="minorHAnsi"/>
            <w:sz w:val="18"/>
            <w:szCs w:val="18"/>
            <w:rPrChange w:id="325" w:author="Mark West" w:date="2020-07-17T11:59:00Z">
              <w:rPr>
                <w:rFonts w:asciiTheme="minorHAnsi" w:hAnsiTheme="minorHAnsi"/>
                <w:sz w:val="18"/>
                <w:szCs w:val="18"/>
                <w:highlight w:val="yellow"/>
              </w:rPr>
            </w:rPrChange>
          </w:rPr>
          <w:t>tags</w:t>
        </w:r>
      </w:ins>
      <w:ins w:id="326" w:author="Mark West" w:date="2020-07-17T11:58:00Z">
        <w:r w:rsidR="00C15FF2" w:rsidRPr="00C15FF2">
          <w:rPr>
            <w:rFonts w:asciiTheme="minorHAnsi" w:hAnsiTheme="minorHAnsi"/>
            <w:sz w:val="18"/>
            <w:szCs w:val="18"/>
            <w:rPrChange w:id="327" w:author="Mark West" w:date="2020-07-17T11:59:00Z">
              <w:rPr>
                <w:rFonts w:asciiTheme="minorHAnsi" w:hAnsiTheme="minorHAnsi"/>
                <w:sz w:val="18"/>
                <w:szCs w:val="18"/>
                <w:highlight w:val="yellow"/>
              </w:rPr>
            </w:rPrChange>
          </w:rPr>
          <w:t>.</w:t>
        </w:r>
      </w:ins>
      <w:del w:id="328" w:author="Mark West" w:date="2020-07-17T11:57:00Z">
        <w:r w:rsidRPr="00C15FF2" w:rsidDel="00C15FF2">
          <w:rPr>
            <w:rFonts w:asciiTheme="minorHAnsi" w:hAnsiTheme="minorHAnsi"/>
            <w:sz w:val="18"/>
            <w:szCs w:val="18"/>
            <w:rPrChange w:id="329" w:author="Mark West" w:date="2020-07-17T11:59:00Z">
              <w:rPr>
                <w:rFonts w:asciiTheme="minorHAnsi" w:hAnsiTheme="minorHAnsi"/>
                <w:sz w:val="18"/>
                <w:szCs w:val="18"/>
                <w:highlight w:val="yellow"/>
              </w:rPr>
            </w:rPrChange>
          </w:rPr>
          <w:delText>.</w:delText>
        </w:r>
      </w:del>
      <w:del w:id="330" w:author="Mark West" w:date="2020-07-17T11:55:00Z">
        <w:r w:rsidRPr="00C15FF2" w:rsidDel="00C15FF2">
          <w:rPr>
            <w:rFonts w:asciiTheme="minorHAnsi" w:hAnsiTheme="minorHAnsi"/>
            <w:sz w:val="18"/>
            <w:szCs w:val="18"/>
            <w:rPrChange w:id="331" w:author="Mark West" w:date="2020-07-17T11:59:00Z">
              <w:rPr>
                <w:rFonts w:asciiTheme="minorHAnsi" w:hAnsiTheme="minorHAnsi"/>
                <w:sz w:val="18"/>
                <w:szCs w:val="18"/>
                <w:highlight w:val="yellow"/>
              </w:rPr>
            </w:rPrChange>
          </w:rPr>
          <w:delText>]</w:delText>
        </w:r>
      </w:del>
    </w:p>
    <w:p w14:paraId="3933966A" w14:textId="77777777" w:rsidR="0071329E" w:rsidRPr="0071329E" w:rsidRDefault="0071329E" w:rsidP="0071329E">
      <w:pPr>
        <w:pStyle w:val="SPECText3"/>
        <w:rPr>
          <w:rFonts w:asciiTheme="minorHAnsi" w:hAnsiTheme="minorHAnsi"/>
          <w:sz w:val="18"/>
          <w:szCs w:val="18"/>
        </w:rPr>
      </w:pPr>
      <w:r w:rsidRPr="0071329E">
        <w:rPr>
          <w:rFonts w:asciiTheme="minorHAnsi" w:hAnsiTheme="minorHAnsi"/>
          <w:sz w:val="18"/>
          <w:szCs w:val="18"/>
        </w:rPr>
        <w:t>Aluminum Wraparound Marker Labels and Metal Tags:  Secure tight to surface of conductor or cable at a location with high visibility and accessibility.</w:t>
      </w:r>
    </w:p>
    <w:p w14:paraId="0B1E39C0" w14:textId="3F7853E4" w:rsidR="0071329E" w:rsidRDefault="0071329E" w:rsidP="0071329E">
      <w:pPr>
        <w:pStyle w:val="SPECText3"/>
        <w:rPr>
          <w:rFonts w:asciiTheme="minorHAnsi" w:hAnsiTheme="minorHAnsi"/>
          <w:sz w:val="18"/>
          <w:szCs w:val="18"/>
        </w:rPr>
      </w:pPr>
      <w:r w:rsidRPr="0071329E">
        <w:rPr>
          <w:rFonts w:asciiTheme="minorHAnsi" w:hAnsiTheme="minorHAnsi"/>
          <w:sz w:val="18"/>
          <w:szCs w:val="18"/>
        </w:rPr>
        <w:t>Painted Identification:  Prepare surface and apply paint according to Section 09 90 00, “Painting and Coating.”</w:t>
      </w:r>
    </w:p>
    <w:p w14:paraId="06372142" w14:textId="0C038E3D" w:rsidR="0071329E" w:rsidRDefault="0071329E" w:rsidP="0071329E">
      <w:pPr>
        <w:pStyle w:val="SPECText3"/>
        <w:numPr>
          <w:ilvl w:val="0"/>
          <w:numId w:val="0"/>
        </w:numPr>
        <w:rPr>
          <w:rFonts w:asciiTheme="minorHAnsi" w:hAnsiTheme="minorHAnsi"/>
          <w:sz w:val="18"/>
          <w:szCs w:val="18"/>
        </w:rPr>
      </w:pPr>
    </w:p>
    <w:p w14:paraId="2EF56B07" w14:textId="16FA5F14" w:rsidR="0071329E" w:rsidRPr="005460F0" w:rsidRDefault="00ED6430" w:rsidP="0071329E">
      <w:pPr>
        <w:pStyle w:val="Heading2"/>
        <w:rPr>
          <w:rFonts w:eastAsia="Times New Roman"/>
        </w:rPr>
      </w:pPr>
      <w:r>
        <w:rPr>
          <w:rFonts w:eastAsia="Times New Roman"/>
        </w:rPr>
        <w:lastRenderedPageBreak/>
        <w:t>Field Quality Control</w:t>
      </w:r>
    </w:p>
    <w:p w14:paraId="34D7C2A1" w14:textId="77777777" w:rsidR="0071329E" w:rsidRPr="00ED6430" w:rsidRDefault="0071329E" w:rsidP="00026DD1">
      <w:pPr>
        <w:pStyle w:val="SPECText3"/>
        <w:numPr>
          <w:ilvl w:val="2"/>
          <w:numId w:val="23"/>
        </w:numPr>
        <w:rPr>
          <w:rFonts w:asciiTheme="minorHAnsi" w:hAnsiTheme="minorHAnsi"/>
          <w:sz w:val="18"/>
          <w:szCs w:val="18"/>
        </w:rPr>
      </w:pPr>
      <w:r w:rsidRPr="00ED6430">
        <w:rPr>
          <w:rFonts w:asciiTheme="minorHAnsi" w:hAnsiTheme="minorHAnsi"/>
          <w:sz w:val="18"/>
          <w:szCs w:val="18"/>
        </w:rPr>
        <w:t>Refer to the following Specifications:</w:t>
      </w:r>
    </w:p>
    <w:p w14:paraId="545265B7" w14:textId="77777777" w:rsidR="0071329E" w:rsidRPr="0071329E" w:rsidRDefault="0071329E" w:rsidP="0071329E">
      <w:pPr>
        <w:pStyle w:val="SPECText4"/>
        <w:rPr>
          <w:rFonts w:asciiTheme="minorHAnsi" w:hAnsiTheme="minorHAnsi"/>
          <w:snapToGrid/>
          <w:sz w:val="18"/>
          <w:szCs w:val="18"/>
        </w:rPr>
      </w:pPr>
      <w:r w:rsidRPr="0071329E">
        <w:rPr>
          <w:rFonts w:asciiTheme="minorHAnsi" w:hAnsiTheme="minorHAnsi"/>
          <w:sz w:val="18"/>
          <w:szCs w:val="18"/>
        </w:rPr>
        <w:t>Section 26 08 00, “Electrical Systems Testing and Commissioning.”</w:t>
      </w:r>
    </w:p>
    <w:p w14:paraId="78150567" w14:textId="77777777" w:rsidR="0071329E" w:rsidRPr="0071329E" w:rsidRDefault="0071329E" w:rsidP="0071329E">
      <w:pPr>
        <w:pStyle w:val="SPECText4"/>
        <w:rPr>
          <w:rFonts w:asciiTheme="minorHAnsi" w:hAnsiTheme="minorHAnsi"/>
          <w:sz w:val="18"/>
          <w:szCs w:val="18"/>
        </w:rPr>
      </w:pPr>
      <w:r w:rsidRPr="0071329E">
        <w:rPr>
          <w:rFonts w:asciiTheme="minorHAnsi" w:hAnsiTheme="minorHAnsi"/>
          <w:sz w:val="18"/>
          <w:szCs w:val="18"/>
        </w:rPr>
        <w:t>Section 26 08 13, “Electrical Systems Pre-Functional Checklist and Start-ups.”</w:t>
      </w:r>
    </w:p>
    <w:p w14:paraId="597D3E25" w14:textId="69658097" w:rsidR="0071329E" w:rsidRDefault="0071329E" w:rsidP="0071329E">
      <w:pPr>
        <w:pStyle w:val="SPECText4"/>
        <w:rPr>
          <w:rFonts w:asciiTheme="minorHAnsi" w:hAnsiTheme="minorHAnsi"/>
          <w:sz w:val="18"/>
          <w:szCs w:val="18"/>
        </w:rPr>
      </w:pPr>
      <w:r w:rsidRPr="0071329E">
        <w:rPr>
          <w:rFonts w:asciiTheme="minorHAnsi" w:hAnsiTheme="minorHAnsi"/>
          <w:sz w:val="18"/>
          <w:szCs w:val="18"/>
        </w:rPr>
        <w:t>Section 26 08 16, “Electrical Systems Functional Performance Tests.”</w:t>
      </w:r>
    </w:p>
    <w:p w14:paraId="76031CDC" w14:textId="7077155C" w:rsidR="0071329E" w:rsidRDefault="0071329E" w:rsidP="0071329E">
      <w:pPr>
        <w:pStyle w:val="SPECText4"/>
        <w:numPr>
          <w:ilvl w:val="0"/>
          <w:numId w:val="0"/>
        </w:numPr>
        <w:rPr>
          <w:rFonts w:asciiTheme="minorHAnsi" w:hAnsiTheme="minorHAnsi"/>
          <w:sz w:val="18"/>
          <w:szCs w:val="18"/>
        </w:rPr>
      </w:pPr>
    </w:p>
    <w:p w14:paraId="50C1CD5B" w14:textId="783E465A" w:rsidR="0071329E" w:rsidRPr="005460F0" w:rsidRDefault="00ED6430" w:rsidP="0071329E">
      <w:pPr>
        <w:pStyle w:val="Heading2"/>
        <w:rPr>
          <w:rFonts w:eastAsia="Times New Roman"/>
        </w:rPr>
      </w:pPr>
      <w:r>
        <w:rPr>
          <w:rFonts w:eastAsia="Times New Roman"/>
        </w:rPr>
        <w:t>Typical Nameplates</w:t>
      </w:r>
    </w:p>
    <w:p w14:paraId="2C74C611" w14:textId="77777777" w:rsidR="0071329E" w:rsidRPr="00ED6430" w:rsidRDefault="0071329E" w:rsidP="00026DD1">
      <w:pPr>
        <w:pStyle w:val="SPECText3"/>
        <w:numPr>
          <w:ilvl w:val="2"/>
          <w:numId w:val="24"/>
        </w:numPr>
        <w:rPr>
          <w:rFonts w:asciiTheme="minorHAnsi" w:hAnsiTheme="minorHAnsi"/>
          <w:sz w:val="18"/>
          <w:szCs w:val="18"/>
        </w:rPr>
      </w:pPr>
      <w:r w:rsidRPr="00ED6430">
        <w:rPr>
          <w:rFonts w:asciiTheme="minorHAnsi" w:hAnsiTheme="minorHAnsi"/>
          <w:sz w:val="18"/>
          <w:szCs w:val="18"/>
        </w:rPr>
        <w:t>For any miscellaneous equipment type not shown with an example label, provide a similar style label listing comparable information and performance characteristics.  Include such labels in equipment submittal for review of format and content. Note that below label tech details are for guidance, and further technical information may be required, as it relates to relevant ratings and references.</w:t>
      </w:r>
    </w:p>
    <w:p w14:paraId="16DF33CC" w14:textId="77777777" w:rsidR="0071329E" w:rsidRPr="0071329E" w:rsidRDefault="0071329E" w:rsidP="0071329E">
      <w:pPr>
        <w:pStyle w:val="SPECText3"/>
        <w:numPr>
          <w:ilvl w:val="0"/>
          <w:numId w:val="0"/>
        </w:numPr>
        <w:ind w:left="720"/>
        <w:jc w:val="center"/>
        <w:rPr>
          <w:rFonts w:asciiTheme="minorHAnsi" w:hAnsiTheme="minorHAnsi"/>
          <w:sz w:val="18"/>
          <w:szCs w:val="18"/>
        </w:rPr>
      </w:pPr>
      <w:r w:rsidRPr="0071329E">
        <w:rPr>
          <w:rFonts w:asciiTheme="minorHAnsi" w:hAnsiTheme="minorHAnsi"/>
          <w:sz w:val="18"/>
          <w:szCs w:val="18"/>
        </w:rPr>
        <w:object w:dxaOrig="17348" w:dyaOrig="9188" w14:anchorId="6469C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47.5pt" o:ole="">
            <v:imagedata r:id="rId20" o:title=""/>
          </v:shape>
          <o:OLEObject Type="Embed" ProgID="Visio.Drawing.15" ShapeID="_x0000_i1025" DrawAspect="Content" ObjectID="_1666006855" r:id="rId21"/>
        </w:object>
      </w:r>
    </w:p>
    <w:p w14:paraId="0BD2E6BD" w14:textId="77777777" w:rsidR="0071329E" w:rsidRPr="0071329E" w:rsidRDefault="0071329E" w:rsidP="0071329E">
      <w:pPr>
        <w:pStyle w:val="SPECText3"/>
        <w:numPr>
          <w:ilvl w:val="0"/>
          <w:numId w:val="0"/>
        </w:numPr>
        <w:ind w:left="720"/>
        <w:jc w:val="center"/>
        <w:rPr>
          <w:rFonts w:asciiTheme="minorHAnsi" w:hAnsiTheme="minorHAnsi"/>
          <w:sz w:val="18"/>
          <w:szCs w:val="18"/>
        </w:rPr>
      </w:pPr>
    </w:p>
    <w:p w14:paraId="34EA9B08"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32" w:dyaOrig="7680" w14:anchorId="4897B808">
          <v:shape id="_x0000_i1026" type="#_x0000_t75" style="width:466pt;height:205pt" o:ole="">
            <v:imagedata r:id="rId22" o:title=""/>
          </v:shape>
          <o:OLEObject Type="Embed" ProgID="Visio.Drawing.15" ShapeID="_x0000_i1026" DrawAspect="Content" ObjectID="_1666006856" r:id="rId23"/>
        </w:object>
      </w:r>
    </w:p>
    <w:p w14:paraId="274A487E"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47" w:dyaOrig="9464" w14:anchorId="7F7BE1E5">
          <v:shape id="_x0000_i1027" type="#_x0000_t75" style="width:468.5pt;height:255.5pt" o:ole="">
            <v:imagedata r:id="rId24" o:title=""/>
          </v:shape>
          <o:OLEObject Type="Embed" ProgID="Visio.Drawing.15" ShapeID="_x0000_i1027" DrawAspect="Content" ObjectID="_1666006857" r:id="rId25"/>
        </w:object>
      </w:r>
    </w:p>
    <w:p w14:paraId="67CBC14B"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62" w:dyaOrig="9082" w14:anchorId="4E9609F9">
          <v:shape id="_x0000_i1028" type="#_x0000_t75" style="width:468pt;height:244.5pt" o:ole="">
            <v:imagedata r:id="rId26" o:title=""/>
          </v:shape>
          <o:OLEObject Type="Embed" ProgID="Visio.Drawing.15" ShapeID="_x0000_i1028" DrawAspect="Content" ObjectID="_1666006858" r:id="rId27"/>
        </w:object>
      </w:r>
    </w:p>
    <w:p w14:paraId="0EC34AF1"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55" w:dyaOrig="9150" w14:anchorId="6D0971FE">
          <v:shape id="_x0000_i1029" type="#_x0000_t75" style="width:467.5pt;height:246pt" o:ole="">
            <v:imagedata r:id="rId28" o:title=""/>
          </v:shape>
          <o:OLEObject Type="Embed" ProgID="Visio.Drawing.15" ShapeID="_x0000_i1029" DrawAspect="Content" ObjectID="_1666006859" r:id="rId29"/>
        </w:object>
      </w:r>
    </w:p>
    <w:p w14:paraId="751EBA37"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47" w:dyaOrig="5985" w14:anchorId="1E6703A1">
          <v:shape id="_x0000_i1030" type="#_x0000_t75" style="width:468.5pt;height:161.5pt" o:ole="">
            <v:imagedata r:id="rId30" o:title=""/>
          </v:shape>
          <o:OLEObject Type="Embed" ProgID="Visio.Drawing.15" ShapeID="_x0000_i1030" DrawAspect="Content" ObjectID="_1666006860" r:id="rId31"/>
        </w:object>
      </w:r>
    </w:p>
    <w:p w14:paraId="36DAD8CD"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47" w:dyaOrig="7080" w14:anchorId="7102EFC2">
          <v:shape id="_x0000_i1031" type="#_x0000_t75" style="width:468.5pt;height:190pt" o:ole="">
            <v:imagedata r:id="rId32" o:title=""/>
          </v:shape>
          <o:OLEObject Type="Embed" ProgID="Visio.Drawing.15" ShapeID="_x0000_i1031" DrawAspect="Content" ObjectID="_1666006861" r:id="rId33"/>
        </w:object>
      </w:r>
    </w:p>
    <w:p w14:paraId="04BBFE07"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47" w:dyaOrig="9464" w14:anchorId="18B4CF21">
          <v:shape id="_x0000_i1032" type="#_x0000_t75" style="width:468.5pt;height:255.5pt" o:ole="">
            <v:imagedata r:id="rId34" o:title=""/>
          </v:shape>
          <o:OLEObject Type="Embed" ProgID="Visio.Drawing.15" ShapeID="_x0000_i1032" DrawAspect="Content" ObjectID="_1666006862" r:id="rId35"/>
        </w:object>
      </w:r>
    </w:p>
    <w:p w14:paraId="3B0D05F2"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17355" w:dyaOrig="9150" w14:anchorId="6B7ADCF5">
          <v:shape id="_x0000_i1033" type="#_x0000_t75" style="width:467.5pt;height:246pt" o:ole="">
            <v:imagedata r:id="rId36" o:title=""/>
          </v:shape>
          <o:OLEObject Type="Embed" ProgID="Visio.Drawing.15" ShapeID="_x0000_i1033" DrawAspect="Content" ObjectID="_1666006863" r:id="rId37"/>
        </w:object>
      </w:r>
    </w:p>
    <w:p w14:paraId="7DA9DF9D" w14:textId="77777777" w:rsidR="0071329E" w:rsidRPr="0071329E" w:rsidRDefault="0071329E" w:rsidP="0071329E">
      <w:pPr>
        <w:jc w:val="center"/>
        <w:rPr>
          <w:rFonts w:asciiTheme="minorHAnsi" w:hAnsiTheme="minorHAnsi"/>
          <w:szCs w:val="18"/>
        </w:rPr>
      </w:pPr>
    </w:p>
    <w:p w14:paraId="78F48DE8"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object w:dxaOrig="20851" w:dyaOrig="9661" w14:anchorId="637B9724">
          <v:shape id="_x0000_i1034" type="#_x0000_t75" style="width:467pt;height:217.5pt" o:ole="">
            <v:imagedata r:id="rId38" o:title=""/>
          </v:shape>
          <o:OLEObject Type="Embed" ProgID="Visio.Drawing.15" ShapeID="_x0000_i1034" DrawAspect="Content" ObjectID="_1666006864" r:id="rId39"/>
        </w:object>
      </w:r>
    </w:p>
    <w:p w14:paraId="58F4F17E" w14:textId="77777777" w:rsidR="0071329E" w:rsidRPr="0071329E" w:rsidRDefault="0071329E" w:rsidP="0071329E">
      <w:pPr>
        <w:jc w:val="center"/>
        <w:rPr>
          <w:rFonts w:asciiTheme="minorHAnsi" w:hAnsiTheme="minorHAnsi"/>
          <w:szCs w:val="18"/>
        </w:rPr>
      </w:pPr>
      <w:r w:rsidRPr="0071329E">
        <w:rPr>
          <w:rFonts w:asciiTheme="minorHAnsi" w:hAnsiTheme="minorHAnsi"/>
          <w:szCs w:val="18"/>
        </w:rPr>
        <w:t>END OF SECTION</w:t>
      </w:r>
    </w:p>
    <w:p w14:paraId="2417093C" w14:textId="22CA0F4D" w:rsidR="00026AB9" w:rsidRDefault="00026AB9" w:rsidP="00026AB9">
      <w:pPr>
        <w:spacing w:before="11"/>
        <w:rPr>
          <w:rFonts w:ascii="Times New Roman" w:eastAsia="Times New Roman" w:hAnsi="Times New Roman" w:cs="Times New Roman"/>
          <w:sz w:val="20"/>
          <w:szCs w:val="20"/>
        </w:rPr>
      </w:pPr>
    </w:p>
    <w:p w14:paraId="3CB9C1E8" w14:textId="3D50BF51" w:rsidR="00026AB9" w:rsidRDefault="00026AB9" w:rsidP="00026AB9">
      <w:pPr>
        <w:spacing w:before="11"/>
        <w:rPr>
          <w:rFonts w:ascii="Times New Roman" w:eastAsia="Times New Roman" w:hAnsi="Times New Roman" w:cs="Times New Roman"/>
          <w:sz w:val="20"/>
          <w:szCs w:val="20"/>
        </w:rPr>
      </w:pPr>
    </w:p>
    <w:p w14:paraId="6731F55D" w14:textId="77777777" w:rsidR="00297AE6" w:rsidRDefault="00297AE6" w:rsidP="00C97545">
      <w:pPr>
        <w:rPr>
          <w:rFonts w:eastAsia="Times New Roman" w:cs="Times New Roman"/>
          <w:szCs w:val="18"/>
        </w:rPr>
      </w:pPr>
    </w:p>
    <w:p w14:paraId="335A0E6F" w14:textId="33733E83" w:rsidR="00297AE6" w:rsidRPr="00C97545" w:rsidRDefault="00297AE6" w:rsidP="00C97545">
      <w:pPr>
        <w:rPr>
          <w:rFonts w:eastAsia="Times New Roman" w:cs="Times New Roman"/>
          <w:szCs w:val="18"/>
        </w:rPr>
        <w:sectPr w:rsidR="00297AE6" w:rsidRPr="00C97545">
          <w:pgSz w:w="11910" w:h="16840"/>
          <w:pgMar w:top="1240" w:right="760" w:bottom="1220" w:left="1340" w:header="771" w:footer="1024" w:gutter="0"/>
          <w:cols w:space="720"/>
        </w:sectPr>
      </w:pPr>
    </w:p>
    <w:p w14:paraId="20E88AE6" w14:textId="77777777" w:rsidR="00C97545" w:rsidRPr="00C97545" w:rsidRDefault="00C97545" w:rsidP="00C97545">
      <w:pPr>
        <w:rPr>
          <w:rFonts w:eastAsia="Times New Roman" w:cs="Times New Roman"/>
          <w:szCs w:val="18"/>
        </w:rPr>
      </w:pPr>
    </w:p>
    <w:p w14:paraId="1425537A" w14:textId="77777777" w:rsidR="00C97545" w:rsidRPr="00C97545" w:rsidRDefault="00C97545" w:rsidP="00C97545">
      <w:pPr>
        <w:spacing w:before="8"/>
        <w:rPr>
          <w:rFonts w:eastAsia="Times New Roman" w:cs="Times New Roman"/>
          <w:szCs w:val="18"/>
        </w:rPr>
      </w:pPr>
    </w:p>
    <w:p w14:paraId="00A37E12" w14:textId="1B282B91" w:rsidR="00297AE6" w:rsidRDefault="00297AE6" w:rsidP="00297AE6"/>
    <w:p w14:paraId="6F1C27E6" w14:textId="2633A02D" w:rsidR="00297AE6" w:rsidRDefault="00297AE6" w:rsidP="00297AE6"/>
    <w:p w14:paraId="259492B9" w14:textId="77777777" w:rsidR="00297AE6" w:rsidRPr="00297AE6" w:rsidRDefault="00297AE6" w:rsidP="00297AE6"/>
    <w:p w14:paraId="5E68011D" w14:textId="77777777" w:rsidR="009A1BF6" w:rsidRDefault="009A1BF6" w:rsidP="009A1BF6">
      <w:pPr>
        <w:widowControl w:val="0"/>
        <w:tabs>
          <w:tab w:val="left" w:pos="821"/>
        </w:tabs>
        <w:spacing w:after="0" w:line="240" w:lineRule="auto"/>
        <w:rPr>
          <w:rFonts w:ascii="Times New Roman"/>
          <w:sz w:val="22"/>
        </w:rPr>
      </w:pPr>
    </w:p>
    <w:p w14:paraId="292B7982" w14:textId="77777777" w:rsidR="009A1BF6" w:rsidRDefault="009A1BF6" w:rsidP="009A1BF6">
      <w:pPr>
        <w:widowControl w:val="0"/>
        <w:tabs>
          <w:tab w:val="left" w:pos="821"/>
        </w:tabs>
        <w:spacing w:after="0" w:line="240" w:lineRule="auto"/>
        <w:rPr>
          <w:rFonts w:ascii="Times New Roman"/>
          <w:sz w:val="22"/>
        </w:rPr>
      </w:pPr>
    </w:p>
    <w:p w14:paraId="736D90A8" w14:textId="77777777" w:rsidR="009A1BF6" w:rsidRDefault="009A1BF6" w:rsidP="009A1BF6">
      <w:pPr>
        <w:widowControl w:val="0"/>
        <w:tabs>
          <w:tab w:val="left" w:pos="821"/>
        </w:tabs>
        <w:spacing w:after="0" w:line="240" w:lineRule="auto"/>
        <w:rPr>
          <w:rFonts w:ascii="Times New Roman"/>
          <w:sz w:val="22"/>
        </w:rPr>
      </w:pPr>
    </w:p>
    <w:p w14:paraId="16B33BA6" w14:textId="77777777" w:rsidR="009A1BF6" w:rsidRDefault="009A1BF6" w:rsidP="009A1BF6">
      <w:pPr>
        <w:widowControl w:val="0"/>
        <w:tabs>
          <w:tab w:val="left" w:pos="821"/>
        </w:tabs>
        <w:spacing w:after="0" w:line="240" w:lineRule="auto"/>
        <w:rPr>
          <w:rFonts w:ascii="Times New Roman"/>
          <w:sz w:val="22"/>
        </w:rPr>
      </w:pPr>
    </w:p>
    <w:p w14:paraId="23EF49D9" w14:textId="2DF0C21B" w:rsidR="00297AE6" w:rsidRDefault="00297AE6" w:rsidP="00297AE6"/>
    <w:p w14:paraId="0853601A" w14:textId="019A7434" w:rsidR="00297AE6" w:rsidRDefault="00297AE6" w:rsidP="00297AE6"/>
    <w:p w14:paraId="1D68AF8E" w14:textId="5423AB0F" w:rsidR="00297AE6" w:rsidRDefault="00297AE6" w:rsidP="00297AE6"/>
    <w:p w14:paraId="776646EF" w14:textId="29BC3750" w:rsidR="00297AE6" w:rsidRDefault="00297AE6" w:rsidP="00297AE6"/>
    <w:p w14:paraId="34A2AE89" w14:textId="600E99A1" w:rsidR="00297AE6" w:rsidRDefault="00297AE6" w:rsidP="00297AE6"/>
    <w:p w14:paraId="2B28A9DA" w14:textId="5208ED68" w:rsidR="00297AE6" w:rsidRDefault="00297AE6" w:rsidP="00297AE6"/>
    <w:p w14:paraId="3B88871F" w14:textId="7FB49004" w:rsidR="00297AE6" w:rsidRDefault="00297AE6" w:rsidP="00297AE6"/>
    <w:p w14:paraId="4D05EEE6" w14:textId="77AADAB9" w:rsidR="00297AE6" w:rsidRDefault="00297AE6" w:rsidP="00297AE6"/>
    <w:p w14:paraId="7095DDFF" w14:textId="407263F7" w:rsidR="00297AE6" w:rsidRDefault="00297AE6" w:rsidP="00297AE6"/>
    <w:p w14:paraId="7F71DCF5" w14:textId="4E36A83A" w:rsidR="00297AE6" w:rsidRDefault="00297AE6" w:rsidP="00297AE6"/>
    <w:p w14:paraId="21E0916A" w14:textId="3F3748E7" w:rsidR="00297AE6" w:rsidRDefault="00297AE6" w:rsidP="00297AE6"/>
    <w:p w14:paraId="46F4A500" w14:textId="326ADE19" w:rsidR="00297AE6" w:rsidRDefault="00297AE6" w:rsidP="00297AE6"/>
    <w:p w14:paraId="48D72A8A" w14:textId="0187D896" w:rsidR="00297AE6" w:rsidRDefault="00297AE6" w:rsidP="00297AE6"/>
    <w:p w14:paraId="538CADE9" w14:textId="56F89F0F" w:rsidR="00297AE6" w:rsidRDefault="00297AE6" w:rsidP="00297AE6"/>
    <w:p w14:paraId="1AFAD878" w14:textId="244F3B27" w:rsidR="00297AE6" w:rsidRDefault="00297AE6" w:rsidP="00297AE6"/>
    <w:p w14:paraId="0E9D0C8E" w14:textId="39F75EB4" w:rsidR="00297AE6" w:rsidRDefault="00297AE6" w:rsidP="00297AE6"/>
    <w:p w14:paraId="0FC93CDD" w14:textId="3630AC5F" w:rsidR="00297AE6" w:rsidRDefault="00297AE6" w:rsidP="00297AE6"/>
    <w:p w14:paraId="04519A4C" w14:textId="49990AA9" w:rsidR="00297AE6" w:rsidRDefault="00297AE6" w:rsidP="00297AE6"/>
    <w:p w14:paraId="0F3ABFF4" w14:textId="5BE29CDA" w:rsidR="00297AE6" w:rsidRDefault="00297AE6" w:rsidP="00297AE6"/>
    <w:p w14:paraId="1FA82D4A" w14:textId="11DE3E69" w:rsidR="00297AE6" w:rsidRDefault="00297AE6" w:rsidP="00297AE6"/>
    <w:p w14:paraId="160D0369" w14:textId="77777777" w:rsidR="00297AE6" w:rsidRPr="00297AE6" w:rsidRDefault="00297AE6" w:rsidP="00297AE6"/>
    <w:p w14:paraId="30FA1845" w14:textId="77777777" w:rsidR="009A1BF6" w:rsidRDefault="009A1BF6">
      <w:pPr>
        <w:spacing w:after="160" w:line="259" w:lineRule="auto"/>
        <w:jc w:val="left"/>
      </w:pPr>
    </w:p>
    <w:sectPr w:rsidR="009A1BF6" w:rsidSect="00BD0083">
      <w:headerReference w:type="first" r:id="rId40"/>
      <w:pgSz w:w="11906" w:h="16838" w:code="9"/>
      <w:pgMar w:top="1247" w:right="1247" w:bottom="1247" w:left="1247" w:header="680" w:footer="68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54" w:author="Nico Brits" w:date="2020-11-01T16:51:00Z" w:initials="NB">
    <w:p w14:paraId="2933B46F" w14:textId="43E6101E" w:rsidR="00B6137A" w:rsidRDefault="00B6137A">
      <w:pPr>
        <w:pStyle w:val="CommentText"/>
      </w:pPr>
      <w:r>
        <w:rPr>
          <w:rStyle w:val="CommentReference"/>
        </w:rPr>
        <w:annotationRef/>
      </w:r>
      <w:r>
        <w:t>Not relevant to RDD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33B4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660C" w16cex:dateUtc="2020-11-01T16: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33B46F" w16cid:durableId="234966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31DDF" w14:textId="77777777" w:rsidR="00DE4B7D" w:rsidRDefault="00DE4B7D" w:rsidP="0021720A">
      <w:pPr>
        <w:spacing w:after="0" w:line="240" w:lineRule="auto"/>
      </w:pPr>
      <w:r>
        <w:separator/>
      </w:r>
    </w:p>
  </w:endnote>
  <w:endnote w:type="continuationSeparator" w:id="0">
    <w:p w14:paraId="670F2160" w14:textId="77777777" w:rsidR="00DE4B7D" w:rsidRDefault="00DE4B7D" w:rsidP="00217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47F73" w14:textId="4678D800" w:rsidR="00DE4B7D" w:rsidRPr="0021720A" w:rsidRDefault="000670E7" w:rsidP="00BF3555">
    <w:pPr>
      <w:pStyle w:val="Footer"/>
    </w:pPr>
    <w:ins w:id="101" w:author="Reception" w:date="2020-09-17T10:47:00Z">
      <w:r w:rsidRPr="000670E7">
        <w:t>WAW02-E-SP-0</w:t>
      </w:r>
    </w:ins>
    <w:ins w:id="102" w:author="Nico Brits" w:date="2020-09-21T16:25:00Z">
      <w:r w:rsidR="00B41B42">
        <w:t>09</w:t>
      </w:r>
    </w:ins>
    <w:ins w:id="103" w:author="Reception" w:date="2020-09-17T10:47:00Z">
      <w:del w:id="104" w:author="Nico Brits" w:date="2020-09-21T16:25:00Z">
        <w:r w:rsidRPr="000670E7" w:rsidDel="00B41B42">
          <w:delText>10</w:delText>
        </w:r>
      </w:del>
    </w:ins>
    <w:r w:rsidR="00DE4B7D" w:rsidRPr="0021720A">
      <w:rPr>
        <w:noProof/>
        <w:lang w:eastAsia="en-IE"/>
      </w:rPr>
      <w:drawing>
        <wp:anchor distT="0" distB="0" distL="114300" distR="114300" simplePos="0" relativeHeight="251656704" behindDoc="0" locked="0" layoutInCell="1" allowOverlap="1" wp14:anchorId="32409A23" wp14:editId="7365FBA4">
          <wp:simplePos x="0" y="0"/>
          <wp:positionH relativeFrom="column">
            <wp:posOffset>51171</wp:posOffset>
          </wp:positionH>
          <wp:positionV relativeFrom="paragraph">
            <wp:posOffset>-144780</wp:posOffset>
          </wp:positionV>
          <wp:extent cx="603504" cy="29565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thos logo size 5.jpg"/>
                  <pic:cNvPicPr/>
                </pic:nvPicPr>
                <pic:blipFill>
                  <a:blip r:embed="rId1" cstate="print">
                    <a:extLst>
                      <a:ext uri="{28A0092B-C50C-407E-A947-70E740481C1C}">
                        <a14:useLocalDpi xmlns:a14="http://schemas.microsoft.com/office/drawing/2010/main"/>
                      </a:ext>
                    </a:extLst>
                  </a:blip>
                  <a:stretch>
                    <a:fillRect/>
                  </a:stretch>
                </pic:blipFill>
                <pic:spPr>
                  <a:xfrm>
                    <a:off x="0" y="0"/>
                    <a:ext cx="603504" cy="295656"/>
                  </a:xfrm>
                  <a:prstGeom prst="rect">
                    <a:avLst/>
                  </a:prstGeom>
                </pic:spPr>
              </pic:pic>
            </a:graphicData>
          </a:graphic>
          <wp14:sizeRelH relativeFrom="page">
            <wp14:pctWidth>0</wp14:pctWidth>
          </wp14:sizeRelH>
          <wp14:sizeRelV relativeFrom="page">
            <wp14:pctHeight>0</wp14:pctHeight>
          </wp14:sizeRelV>
        </wp:anchor>
      </w:drawing>
    </w:r>
    <w:r w:rsidR="00DE4B7D" w:rsidRPr="0021720A">
      <w:tab/>
    </w:r>
    <w:ins w:id="105" w:author="Reception" w:date="2020-09-25T13:40:00Z">
      <w:r w:rsidR="003022A5">
        <w:t>IFC Issue - Oct</w:t>
      </w:r>
    </w:ins>
    <w:ins w:id="106" w:author="Reception [2]" w:date="2020-08-18T10:14:00Z">
      <w:del w:id="107" w:author="Reception" w:date="2020-09-25T13:40:00Z">
        <w:r w:rsidR="002168B6" w:rsidDel="003022A5">
          <w:delText>Aug</w:delText>
        </w:r>
      </w:del>
    </w:ins>
    <w:del w:id="108" w:author="Reception [2]" w:date="2020-08-18T10:14:00Z">
      <w:r w:rsidR="00DE4B7D" w:rsidDel="002168B6">
        <w:delText>Ju</w:delText>
      </w:r>
    </w:del>
    <w:ins w:id="109" w:author="Reception" w:date="2020-07-21T13:05:00Z">
      <w:del w:id="110" w:author="Reception [2]" w:date="2020-08-18T10:14:00Z">
        <w:r w:rsidR="008F22A7" w:rsidDel="002168B6">
          <w:delText>ly</w:delText>
        </w:r>
      </w:del>
    </w:ins>
    <w:del w:id="111" w:author="Reception" w:date="2020-07-21T13:05:00Z">
      <w:r w:rsidR="00DE4B7D" w:rsidDel="008F22A7">
        <w:delText>ne</w:delText>
      </w:r>
    </w:del>
    <w:r w:rsidR="00DE4B7D">
      <w:t xml:space="preserve"> 2020</w:t>
    </w:r>
    <w:del w:id="112" w:author="Reception" w:date="2020-07-21T13:05:00Z">
      <w:r w:rsidR="00DE4B7D" w:rsidDel="008F22A7">
        <w:delText xml:space="preserve"> – 50% Review</w:delText>
      </w:r>
    </w:del>
    <w:r w:rsidR="00DE4B7D" w:rsidRPr="0021720A">
      <w:tab/>
      <w:t xml:space="preserve">Page </w:t>
    </w:r>
    <w:r w:rsidR="00DE4B7D" w:rsidRPr="0021720A">
      <w:fldChar w:fldCharType="begin"/>
    </w:r>
    <w:r w:rsidR="00DE4B7D" w:rsidRPr="0021720A">
      <w:instrText xml:space="preserve"> PAGE   \* MERGEFORMAT </w:instrText>
    </w:r>
    <w:r w:rsidR="00DE4B7D" w:rsidRPr="0021720A">
      <w:fldChar w:fldCharType="separate"/>
    </w:r>
    <w:r w:rsidR="002168B6">
      <w:rPr>
        <w:noProof/>
      </w:rPr>
      <w:t>iii</w:t>
    </w:r>
    <w:r w:rsidR="00DE4B7D" w:rsidRPr="0021720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732A6" w14:textId="77777777" w:rsidR="00DE4B7D" w:rsidRDefault="00DE4B7D" w:rsidP="0021720A">
      <w:pPr>
        <w:spacing w:after="0" w:line="240" w:lineRule="auto"/>
      </w:pPr>
      <w:r>
        <w:separator/>
      </w:r>
    </w:p>
  </w:footnote>
  <w:footnote w:type="continuationSeparator" w:id="0">
    <w:p w14:paraId="4D5E1502" w14:textId="77777777" w:rsidR="00DE4B7D" w:rsidRDefault="00DE4B7D" w:rsidP="00217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743D9" w14:textId="66246A4E" w:rsidR="00DE4B7D" w:rsidRDefault="00DE4B7D" w:rsidP="00123631">
    <w:pPr>
      <w:pStyle w:val="Header"/>
    </w:pPr>
    <w:r>
      <w:t xml:space="preserve">Microsoft </w:t>
    </w:r>
    <w:del w:id="95" w:author="Reception [2]" w:date="2020-08-18T10:13:00Z">
      <w:r w:rsidDel="002168B6">
        <w:delText>DUB13</w:delText>
      </w:r>
    </w:del>
    <w:ins w:id="96" w:author="Reception [2]" w:date="2020-08-18T10:13:00Z">
      <w:r w:rsidR="002168B6">
        <w:t>WAW02</w:t>
      </w:r>
    </w:ins>
  </w:p>
  <w:p w14:paraId="392E6070" w14:textId="77777777" w:rsidR="00B41B42" w:rsidRDefault="00B41B42" w:rsidP="00B41B42">
    <w:pPr>
      <w:pStyle w:val="Header"/>
      <w:rPr>
        <w:ins w:id="97" w:author="Nico Brits" w:date="2020-09-21T16:24:00Z"/>
      </w:rPr>
    </w:pPr>
    <w:ins w:id="98" w:author="Nico Brits" w:date="2020-09-21T16:24:00Z">
      <w:r>
        <w:t>Section 26 05 53</w:t>
      </w:r>
    </w:ins>
  </w:p>
  <w:p w14:paraId="6342D0B8" w14:textId="433672A4" w:rsidR="00DE4B7D" w:rsidRPr="00BF3555" w:rsidRDefault="00B41B42" w:rsidP="00B41B42">
    <w:pPr>
      <w:pStyle w:val="Header"/>
    </w:pPr>
    <w:ins w:id="99" w:author="Nico Brits" w:date="2020-09-21T16:24:00Z">
      <w:r>
        <w:t>Identification for Electrical Systems</w:t>
      </w:r>
    </w:ins>
    <w:del w:id="100" w:author="Nico Brits" w:date="2020-09-21T16:24:00Z">
      <w:r w:rsidR="00DE4B7D" w:rsidDel="00B41B42">
        <w:delText>Section 21 10 00 Water Based Fire Protection System</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28868" w14:textId="77777777" w:rsidR="00DE4B7D" w:rsidRDefault="00DE4B7D" w:rsidP="00BF3555">
    <w:pPr>
      <w:pStyle w:val="Header"/>
    </w:pPr>
    <w:r>
      <w:rPr>
        <w:noProof/>
        <w:lang w:eastAsia="en-IE"/>
      </w:rPr>
      <w:drawing>
        <wp:anchor distT="0" distB="0" distL="114300" distR="114300" simplePos="0" relativeHeight="251659776" behindDoc="1" locked="0" layoutInCell="1" allowOverlap="1" wp14:anchorId="2A73B4FF" wp14:editId="5CF3BCE3">
          <wp:simplePos x="0" y="0"/>
          <wp:positionH relativeFrom="column">
            <wp:posOffset>-810895</wp:posOffset>
          </wp:positionH>
          <wp:positionV relativeFrom="paragraph">
            <wp:posOffset>-447675</wp:posOffset>
          </wp:positionV>
          <wp:extent cx="7591425" cy="10736580"/>
          <wp:effectExtent l="0" t="0" r="9525" b="7620"/>
          <wp:wrapNone/>
          <wp:docPr id="1" name="Picture 1" descr="Front Cover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Cover_A4"/>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591425" cy="107365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7E9DC" w14:textId="77777777" w:rsidR="00DE4B7D" w:rsidRDefault="00DE4B7D" w:rsidP="00BF3555">
    <w:pPr>
      <w:pStyle w:val="Header"/>
    </w:pPr>
    <w:r>
      <w:rPr>
        <w:noProof/>
        <w:lang w:eastAsia="en-IE"/>
      </w:rPr>
      <w:drawing>
        <wp:anchor distT="0" distB="0" distL="114300" distR="114300" simplePos="0" relativeHeight="251660288" behindDoc="1" locked="0" layoutInCell="1" allowOverlap="1" wp14:anchorId="1F11A572" wp14:editId="0304BF83">
          <wp:simplePos x="0" y="0"/>
          <wp:positionH relativeFrom="column">
            <wp:posOffset>-796290</wp:posOffset>
          </wp:positionH>
          <wp:positionV relativeFrom="paragraph">
            <wp:posOffset>-431800</wp:posOffset>
          </wp:positionV>
          <wp:extent cx="7673340" cy="10845165"/>
          <wp:effectExtent l="0" t="0" r="3810" b="0"/>
          <wp:wrapNone/>
          <wp:docPr id="11" name="Picture 11" descr="Back Cover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 Cover_A4"/>
                  <pic:cNvPicPr>
                    <a:picLocks noChangeAspect="1" noChangeArrowheads="1"/>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0" y="0"/>
                    <a:ext cx="7673340" cy="108451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AAE"/>
    <w:multiLevelType w:val="multilevel"/>
    <w:tmpl w:val="E8663DCA"/>
    <w:lvl w:ilvl="0">
      <w:start w:val="2"/>
      <w:numFmt w:val="decimal"/>
      <w:lvlText w:val="%1"/>
      <w:lvlJc w:val="left"/>
      <w:pPr>
        <w:ind w:left="965" w:hanging="851"/>
      </w:pPr>
      <w:rPr>
        <w:rFonts w:hint="default"/>
      </w:rPr>
    </w:lvl>
    <w:lvl w:ilvl="1">
      <w:start w:val="1"/>
      <w:numFmt w:val="decimal"/>
      <w:lvlText w:val="%1.%2"/>
      <w:lvlJc w:val="left"/>
      <w:pPr>
        <w:ind w:left="965" w:hanging="851"/>
      </w:pPr>
      <w:rPr>
        <w:rFonts w:ascii="Times New Roman" w:eastAsia="Times New Roman" w:hAnsi="Times New Roman" w:hint="default"/>
        <w:w w:val="100"/>
        <w:sz w:val="22"/>
        <w:szCs w:val="22"/>
      </w:rPr>
    </w:lvl>
    <w:lvl w:ilvl="2">
      <w:start w:val="1"/>
      <w:numFmt w:val="bullet"/>
      <w:lvlText w:val="•"/>
      <w:lvlJc w:val="left"/>
      <w:pPr>
        <w:ind w:left="2804" w:hanging="851"/>
      </w:pPr>
      <w:rPr>
        <w:rFonts w:hint="default"/>
      </w:rPr>
    </w:lvl>
    <w:lvl w:ilvl="3">
      <w:start w:val="1"/>
      <w:numFmt w:val="bullet"/>
      <w:lvlText w:val="•"/>
      <w:lvlJc w:val="left"/>
      <w:pPr>
        <w:ind w:left="3727" w:hanging="851"/>
      </w:pPr>
      <w:rPr>
        <w:rFonts w:hint="default"/>
      </w:rPr>
    </w:lvl>
    <w:lvl w:ilvl="4">
      <w:start w:val="1"/>
      <w:numFmt w:val="bullet"/>
      <w:lvlText w:val="•"/>
      <w:lvlJc w:val="left"/>
      <w:pPr>
        <w:ind w:left="4649" w:hanging="851"/>
      </w:pPr>
      <w:rPr>
        <w:rFonts w:hint="default"/>
      </w:rPr>
    </w:lvl>
    <w:lvl w:ilvl="5">
      <w:start w:val="1"/>
      <w:numFmt w:val="bullet"/>
      <w:lvlText w:val="•"/>
      <w:lvlJc w:val="left"/>
      <w:pPr>
        <w:ind w:left="5572" w:hanging="851"/>
      </w:pPr>
      <w:rPr>
        <w:rFonts w:hint="default"/>
      </w:rPr>
    </w:lvl>
    <w:lvl w:ilvl="6">
      <w:start w:val="1"/>
      <w:numFmt w:val="bullet"/>
      <w:lvlText w:val="•"/>
      <w:lvlJc w:val="left"/>
      <w:pPr>
        <w:ind w:left="6494" w:hanging="851"/>
      </w:pPr>
      <w:rPr>
        <w:rFonts w:hint="default"/>
      </w:rPr>
    </w:lvl>
    <w:lvl w:ilvl="7">
      <w:start w:val="1"/>
      <w:numFmt w:val="bullet"/>
      <w:lvlText w:val="•"/>
      <w:lvlJc w:val="left"/>
      <w:pPr>
        <w:ind w:left="7416" w:hanging="851"/>
      </w:pPr>
      <w:rPr>
        <w:rFonts w:hint="default"/>
      </w:rPr>
    </w:lvl>
    <w:lvl w:ilvl="8">
      <w:start w:val="1"/>
      <w:numFmt w:val="bullet"/>
      <w:lvlText w:val="•"/>
      <w:lvlJc w:val="left"/>
      <w:pPr>
        <w:ind w:left="8339" w:hanging="851"/>
      </w:pPr>
      <w:rPr>
        <w:rFonts w:hint="default"/>
      </w:rPr>
    </w:lvl>
  </w:abstractNum>
  <w:abstractNum w:abstractNumId="1" w15:restartNumberingAfterBreak="0">
    <w:nsid w:val="085D184C"/>
    <w:multiLevelType w:val="multilevel"/>
    <w:tmpl w:val="6EC4D7FE"/>
    <w:lvl w:ilvl="0">
      <w:start w:val="1"/>
      <w:numFmt w:val="decimal"/>
      <w:lvlRestart w:val="0"/>
      <w:suff w:val="space"/>
      <w:lvlText w:val="PART %1"/>
      <w:lvlJc w:val="left"/>
      <w:pPr>
        <w:ind w:left="0" w:firstLine="0"/>
      </w:pPr>
    </w:lvl>
    <w:lvl w:ilvl="1">
      <w:start w:val="1"/>
      <w:numFmt w:val="decimal"/>
      <w:lvlText w:val="%1.%2"/>
      <w:lvlJc w:val="left"/>
      <w:pPr>
        <w:tabs>
          <w:tab w:val="num" w:pos="720"/>
        </w:tabs>
        <w:ind w:left="720" w:hanging="720"/>
      </w:pPr>
    </w:lvl>
    <w:lvl w:ilvl="2">
      <w:start w:val="1"/>
      <w:numFmt w:val="upperLetter"/>
      <w:lvlText w:val="%3."/>
      <w:lvlJc w:val="left"/>
      <w:pPr>
        <w:tabs>
          <w:tab w:val="num" w:pos="1440"/>
        </w:tabs>
        <w:ind w:left="1440" w:hanging="720"/>
      </w:pPr>
    </w:lvl>
    <w:lvl w:ilvl="3">
      <w:start w:val="1"/>
      <w:numFmt w:val="decimal"/>
      <w:lvlText w:val="%4."/>
      <w:lvlJc w:val="left"/>
      <w:pPr>
        <w:tabs>
          <w:tab w:val="num" w:pos="2160"/>
        </w:tabs>
        <w:ind w:left="2160" w:hanging="720"/>
      </w:pPr>
    </w:lvl>
    <w:lvl w:ilvl="4">
      <w:start w:val="1"/>
      <w:numFmt w:val="bullet"/>
      <w:lvlText w:val=""/>
      <w:lvlJc w:val="left"/>
      <w:pPr>
        <w:tabs>
          <w:tab w:val="num" w:pos="2880"/>
        </w:tabs>
        <w:ind w:left="2880" w:hanging="720"/>
      </w:pPr>
      <w:rPr>
        <w:rFonts w:ascii="Symbol" w:hAnsi="Symbol" w:hint="default"/>
      </w:rPr>
    </w:lvl>
    <w:lvl w:ilvl="5">
      <w:start w:val="1"/>
      <w:numFmt w:val="decimal"/>
      <w:lvlText w:val="%6)"/>
      <w:lvlJc w:val="left"/>
      <w:pPr>
        <w:tabs>
          <w:tab w:val="num" w:pos="3600"/>
        </w:tabs>
        <w:ind w:left="3600" w:hanging="720"/>
      </w:pPr>
    </w:lvl>
    <w:lvl w:ilvl="6">
      <w:start w:val="1"/>
      <w:numFmt w:val="lowerLetter"/>
      <w:lvlText w:val="%7)"/>
      <w:lvlJc w:val="left"/>
      <w:pPr>
        <w:tabs>
          <w:tab w:val="num" w:pos="4320"/>
        </w:tabs>
        <w:ind w:left="4320" w:hanging="720"/>
      </w:pPr>
    </w:lvl>
    <w:lvl w:ilvl="7">
      <w:start w:val="1"/>
      <w:numFmt w:val="decimal"/>
      <w:lvlText w:val="(%8)"/>
      <w:lvlJc w:val="left"/>
      <w:pPr>
        <w:tabs>
          <w:tab w:val="num" w:pos="5040"/>
        </w:tabs>
        <w:ind w:left="5040" w:hanging="720"/>
      </w:pPr>
    </w:lvl>
    <w:lvl w:ilvl="8">
      <w:start w:val="1"/>
      <w:numFmt w:val="lowerLetter"/>
      <w:lvlText w:val="(%9)"/>
      <w:lvlJc w:val="left"/>
      <w:pPr>
        <w:tabs>
          <w:tab w:val="num" w:pos="5760"/>
        </w:tabs>
        <w:ind w:left="5760" w:hanging="720"/>
      </w:pPr>
    </w:lvl>
  </w:abstractNum>
  <w:abstractNum w:abstractNumId="2" w15:restartNumberingAfterBreak="0">
    <w:nsid w:val="2CE4658D"/>
    <w:multiLevelType w:val="hybridMultilevel"/>
    <w:tmpl w:val="FC3666EE"/>
    <w:lvl w:ilvl="0" w:tplc="48149F4A">
      <w:start w:val="1"/>
      <w:numFmt w:val="bullet"/>
      <w:pStyle w:val="Bullets2"/>
      <w:lvlText w:val=""/>
      <w:lvlJc w:val="left"/>
      <w:pPr>
        <w:ind w:left="720" w:hanging="360"/>
      </w:pPr>
      <w:rPr>
        <w:rFonts w:ascii="Symbol" w:hAnsi="Symbol" w:hint="default"/>
        <w:color w:val="104533"/>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BAA0B36"/>
    <w:multiLevelType w:val="hybridMultilevel"/>
    <w:tmpl w:val="EA3EEC36"/>
    <w:lvl w:ilvl="0" w:tplc="9BD01A20">
      <w:start w:val="1"/>
      <w:numFmt w:val="bullet"/>
      <w:pStyle w:val="Bullets1"/>
      <w:lvlText w:val=""/>
      <w:lvlJc w:val="left"/>
      <w:pPr>
        <w:ind w:left="360" w:hanging="360"/>
      </w:pPr>
      <w:rPr>
        <w:rFonts w:ascii="Wingdings" w:hAnsi="Wingdings" w:hint="default"/>
        <w:color w:val="104533"/>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5A287DAF"/>
    <w:multiLevelType w:val="multilevel"/>
    <w:tmpl w:val="00728882"/>
    <w:lvl w:ilvl="0">
      <w:start w:val="1"/>
      <w:numFmt w:val="decimal"/>
      <w:pStyle w:val="Heading1"/>
      <w:lvlText w:val="%1."/>
      <w:lvlJc w:val="left"/>
      <w:pPr>
        <w:ind w:left="284" w:hanging="284"/>
      </w:pPr>
      <w:rPr>
        <w:rFonts w:hint="default"/>
      </w:rPr>
    </w:lvl>
    <w:lvl w:ilvl="1">
      <w:start w:val="1"/>
      <w:numFmt w:val="decimal"/>
      <w:pStyle w:val="Heading2"/>
      <w:lvlText w:val="%1.%2."/>
      <w:lvlJc w:val="left"/>
      <w:pPr>
        <w:ind w:left="851" w:hanging="284"/>
      </w:pPr>
      <w:rPr>
        <w:rFonts w:hint="default"/>
      </w:rPr>
    </w:lvl>
    <w:lvl w:ilvl="2">
      <w:start w:val="1"/>
      <w:numFmt w:val="decimal"/>
      <w:pStyle w:val="Heading3"/>
      <w:lvlText w:val="%1.%2.%3."/>
      <w:lvlJc w:val="left"/>
      <w:pPr>
        <w:ind w:left="284" w:hanging="284"/>
      </w:pPr>
      <w:rPr>
        <w:rFonts w:hint="default"/>
      </w:rPr>
    </w:lvl>
    <w:lvl w:ilvl="3">
      <w:start w:val="1"/>
      <w:numFmt w:val="decimal"/>
      <w:lvlText w:val="%1.%2.%3.%4."/>
      <w:lvlJc w:val="left"/>
      <w:pPr>
        <w:ind w:left="284" w:hanging="284"/>
      </w:pPr>
      <w:rPr>
        <w:rFonts w:hint="default"/>
      </w:rPr>
    </w:lvl>
    <w:lvl w:ilvl="4">
      <w:start w:val="1"/>
      <w:numFmt w:val="decimal"/>
      <w:lvlText w:val="%1.%2.%3.%4.%5."/>
      <w:lvlJc w:val="left"/>
      <w:pPr>
        <w:ind w:left="284" w:hanging="284"/>
      </w:pPr>
      <w:rPr>
        <w:rFonts w:hint="default"/>
      </w:rPr>
    </w:lvl>
    <w:lvl w:ilvl="5">
      <w:start w:val="1"/>
      <w:numFmt w:val="decimal"/>
      <w:lvlText w:val="%1.%2.%3.%4.%5.%6."/>
      <w:lvlJc w:val="left"/>
      <w:pPr>
        <w:ind w:left="284" w:hanging="284"/>
      </w:pPr>
      <w:rPr>
        <w:rFonts w:hint="default"/>
      </w:rPr>
    </w:lvl>
    <w:lvl w:ilvl="6">
      <w:start w:val="1"/>
      <w:numFmt w:val="decimal"/>
      <w:lvlText w:val="%1.%2.%3.%4.%5.%6.%7."/>
      <w:lvlJc w:val="left"/>
      <w:pPr>
        <w:ind w:left="284" w:hanging="284"/>
      </w:pPr>
      <w:rPr>
        <w:rFonts w:hint="default"/>
      </w:rPr>
    </w:lvl>
    <w:lvl w:ilvl="7">
      <w:start w:val="1"/>
      <w:numFmt w:val="decimal"/>
      <w:lvlText w:val="%1.%2.%3.%4.%5.%6.%7.%8."/>
      <w:lvlJc w:val="left"/>
      <w:pPr>
        <w:ind w:left="284" w:hanging="284"/>
      </w:pPr>
      <w:rPr>
        <w:rFonts w:hint="default"/>
      </w:rPr>
    </w:lvl>
    <w:lvl w:ilvl="8">
      <w:start w:val="1"/>
      <w:numFmt w:val="decimal"/>
      <w:lvlText w:val="%1.%2.%3.%4.%5.%6.%7.%8.%9."/>
      <w:lvlJc w:val="left"/>
      <w:pPr>
        <w:ind w:left="284" w:hanging="284"/>
      </w:pPr>
      <w:rPr>
        <w:rFonts w:hint="default"/>
      </w:rPr>
    </w:lvl>
  </w:abstractNum>
  <w:abstractNum w:abstractNumId="5" w15:restartNumberingAfterBreak="0">
    <w:nsid w:val="6E3D61F0"/>
    <w:multiLevelType w:val="multilevel"/>
    <w:tmpl w:val="07B04214"/>
    <w:lvl w:ilvl="0">
      <w:start w:val="1"/>
      <w:numFmt w:val="decimal"/>
      <w:lvlText w:val="%1"/>
      <w:lvlJc w:val="left"/>
      <w:pPr>
        <w:ind w:left="965" w:hanging="851"/>
      </w:pPr>
      <w:rPr>
        <w:rFonts w:hint="default"/>
      </w:rPr>
    </w:lvl>
    <w:lvl w:ilvl="1">
      <w:start w:val="1"/>
      <w:numFmt w:val="decimal"/>
      <w:lvlText w:val="%1.%2"/>
      <w:lvlJc w:val="left"/>
      <w:pPr>
        <w:ind w:left="965" w:hanging="851"/>
      </w:pPr>
      <w:rPr>
        <w:rFonts w:ascii="Times New Roman" w:eastAsia="Times New Roman" w:hAnsi="Times New Roman" w:hint="default"/>
        <w:w w:val="100"/>
        <w:sz w:val="22"/>
        <w:szCs w:val="22"/>
      </w:rPr>
    </w:lvl>
    <w:lvl w:ilvl="2">
      <w:start w:val="1"/>
      <w:numFmt w:val="bullet"/>
      <w:lvlText w:val="•"/>
      <w:lvlJc w:val="left"/>
      <w:pPr>
        <w:ind w:left="2804" w:hanging="851"/>
      </w:pPr>
      <w:rPr>
        <w:rFonts w:hint="default"/>
      </w:rPr>
    </w:lvl>
    <w:lvl w:ilvl="3">
      <w:start w:val="1"/>
      <w:numFmt w:val="bullet"/>
      <w:lvlText w:val="•"/>
      <w:lvlJc w:val="left"/>
      <w:pPr>
        <w:ind w:left="3727" w:hanging="851"/>
      </w:pPr>
      <w:rPr>
        <w:rFonts w:hint="default"/>
      </w:rPr>
    </w:lvl>
    <w:lvl w:ilvl="4">
      <w:start w:val="1"/>
      <w:numFmt w:val="bullet"/>
      <w:lvlText w:val="•"/>
      <w:lvlJc w:val="left"/>
      <w:pPr>
        <w:ind w:left="4649" w:hanging="851"/>
      </w:pPr>
      <w:rPr>
        <w:rFonts w:hint="default"/>
      </w:rPr>
    </w:lvl>
    <w:lvl w:ilvl="5">
      <w:start w:val="1"/>
      <w:numFmt w:val="bullet"/>
      <w:lvlText w:val="•"/>
      <w:lvlJc w:val="left"/>
      <w:pPr>
        <w:ind w:left="5572" w:hanging="851"/>
      </w:pPr>
      <w:rPr>
        <w:rFonts w:hint="default"/>
      </w:rPr>
    </w:lvl>
    <w:lvl w:ilvl="6">
      <w:start w:val="1"/>
      <w:numFmt w:val="bullet"/>
      <w:lvlText w:val="•"/>
      <w:lvlJc w:val="left"/>
      <w:pPr>
        <w:ind w:left="6494" w:hanging="851"/>
      </w:pPr>
      <w:rPr>
        <w:rFonts w:hint="default"/>
      </w:rPr>
    </w:lvl>
    <w:lvl w:ilvl="7">
      <w:start w:val="1"/>
      <w:numFmt w:val="bullet"/>
      <w:lvlText w:val="•"/>
      <w:lvlJc w:val="left"/>
      <w:pPr>
        <w:ind w:left="7416" w:hanging="851"/>
      </w:pPr>
      <w:rPr>
        <w:rFonts w:hint="default"/>
      </w:rPr>
    </w:lvl>
    <w:lvl w:ilvl="8">
      <w:start w:val="1"/>
      <w:numFmt w:val="bullet"/>
      <w:lvlText w:val="•"/>
      <w:lvlJc w:val="left"/>
      <w:pPr>
        <w:ind w:left="8339" w:hanging="851"/>
      </w:pPr>
      <w:rPr>
        <w:rFonts w:hint="default"/>
      </w:rPr>
    </w:lvl>
  </w:abstractNum>
  <w:abstractNum w:abstractNumId="6" w15:restartNumberingAfterBreak="0">
    <w:nsid w:val="6FC653F4"/>
    <w:multiLevelType w:val="multilevel"/>
    <w:tmpl w:val="7538413C"/>
    <w:lvl w:ilvl="0">
      <w:start w:val="1"/>
      <w:numFmt w:val="decimal"/>
      <w:lvlRestart w:val="0"/>
      <w:pStyle w:val="SPECText1"/>
      <w:suff w:val="space"/>
      <w:lvlText w:val="PART %1"/>
      <w:lvlJc w:val="left"/>
      <w:pPr>
        <w:ind w:left="0" w:firstLine="0"/>
      </w:pPr>
    </w:lvl>
    <w:lvl w:ilvl="1">
      <w:start w:val="1"/>
      <w:numFmt w:val="decimal"/>
      <w:pStyle w:val="SPECText2"/>
      <w:lvlText w:val="%1.%2"/>
      <w:lvlJc w:val="left"/>
      <w:pPr>
        <w:tabs>
          <w:tab w:val="num" w:pos="720"/>
        </w:tabs>
        <w:ind w:left="720" w:hanging="720"/>
      </w:pPr>
    </w:lvl>
    <w:lvl w:ilvl="2">
      <w:start w:val="1"/>
      <w:numFmt w:val="upperLetter"/>
      <w:pStyle w:val="SPECText3"/>
      <w:lvlText w:val="%3."/>
      <w:lvlJc w:val="left"/>
      <w:pPr>
        <w:tabs>
          <w:tab w:val="num" w:pos="1440"/>
        </w:tabs>
        <w:ind w:left="1440" w:hanging="720"/>
      </w:pPr>
    </w:lvl>
    <w:lvl w:ilvl="3">
      <w:start w:val="1"/>
      <w:numFmt w:val="decimal"/>
      <w:pStyle w:val="SPECText4"/>
      <w:lvlText w:val="%4."/>
      <w:lvlJc w:val="left"/>
      <w:pPr>
        <w:tabs>
          <w:tab w:val="num" w:pos="2160"/>
        </w:tabs>
        <w:ind w:left="2160" w:hanging="720"/>
      </w:pPr>
    </w:lvl>
    <w:lvl w:ilvl="4">
      <w:start w:val="1"/>
      <w:numFmt w:val="lowerLetter"/>
      <w:pStyle w:val="SPECText5"/>
      <w:lvlText w:val="%5."/>
      <w:lvlJc w:val="left"/>
      <w:pPr>
        <w:tabs>
          <w:tab w:val="num" w:pos="2880"/>
        </w:tabs>
        <w:ind w:left="2880" w:hanging="720"/>
      </w:pPr>
    </w:lvl>
    <w:lvl w:ilvl="5">
      <w:start w:val="1"/>
      <w:numFmt w:val="decimal"/>
      <w:pStyle w:val="SPECText6"/>
      <w:lvlText w:val="%6)"/>
      <w:lvlJc w:val="left"/>
      <w:pPr>
        <w:tabs>
          <w:tab w:val="num" w:pos="3600"/>
        </w:tabs>
        <w:ind w:left="3600" w:hanging="720"/>
      </w:pPr>
    </w:lvl>
    <w:lvl w:ilvl="6">
      <w:start w:val="1"/>
      <w:numFmt w:val="lowerLetter"/>
      <w:pStyle w:val="SPECText7"/>
      <w:lvlText w:val="%7)"/>
      <w:lvlJc w:val="left"/>
      <w:pPr>
        <w:tabs>
          <w:tab w:val="num" w:pos="4320"/>
        </w:tabs>
        <w:ind w:left="4320" w:hanging="720"/>
      </w:pPr>
    </w:lvl>
    <w:lvl w:ilvl="7">
      <w:start w:val="1"/>
      <w:numFmt w:val="decimal"/>
      <w:pStyle w:val="SPECText8"/>
      <w:lvlText w:val="(%8)"/>
      <w:lvlJc w:val="left"/>
      <w:pPr>
        <w:tabs>
          <w:tab w:val="num" w:pos="5040"/>
        </w:tabs>
        <w:ind w:left="5040" w:hanging="720"/>
      </w:pPr>
    </w:lvl>
    <w:lvl w:ilvl="8">
      <w:start w:val="1"/>
      <w:numFmt w:val="lowerLetter"/>
      <w:pStyle w:val="SPECText9"/>
      <w:lvlText w:val="(%9)"/>
      <w:lvlJc w:val="left"/>
      <w:pPr>
        <w:tabs>
          <w:tab w:val="num" w:pos="5760"/>
        </w:tabs>
        <w:ind w:left="5760" w:hanging="720"/>
      </w:pPr>
    </w:lvl>
  </w:abstractNum>
  <w:abstractNum w:abstractNumId="7" w15:restartNumberingAfterBreak="0">
    <w:nsid w:val="73607206"/>
    <w:multiLevelType w:val="multilevel"/>
    <w:tmpl w:val="50E270E4"/>
    <w:lvl w:ilvl="0">
      <w:start w:val="3"/>
      <w:numFmt w:val="decimal"/>
      <w:lvlText w:val="%1"/>
      <w:lvlJc w:val="left"/>
      <w:pPr>
        <w:ind w:left="965" w:hanging="851"/>
      </w:pPr>
      <w:rPr>
        <w:rFonts w:hint="default"/>
      </w:rPr>
    </w:lvl>
    <w:lvl w:ilvl="1">
      <w:start w:val="1"/>
      <w:numFmt w:val="decimal"/>
      <w:lvlText w:val="%1.%2"/>
      <w:lvlJc w:val="left"/>
      <w:pPr>
        <w:ind w:left="965" w:hanging="851"/>
      </w:pPr>
      <w:rPr>
        <w:rFonts w:ascii="Times New Roman" w:eastAsia="Times New Roman" w:hAnsi="Times New Roman" w:hint="default"/>
        <w:w w:val="100"/>
        <w:sz w:val="22"/>
        <w:szCs w:val="22"/>
      </w:rPr>
    </w:lvl>
    <w:lvl w:ilvl="2">
      <w:start w:val="1"/>
      <w:numFmt w:val="bullet"/>
      <w:lvlText w:val="•"/>
      <w:lvlJc w:val="left"/>
      <w:pPr>
        <w:ind w:left="2804" w:hanging="851"/>
      </w:pPr>
      <w:rPr>
        <w:rFonts w:hint="default"/>
      </w:rPr>
    </w:lvl>
    <w:lvl w:ilvl="3">
      <w:start w:val="1"/>
      <w:numFmt w:val="bullet"/>
      <w:lvlText w:val="•"/>
      <w:lvlJc w:val="left"/>
      <w:pPr>
        <w:ind w:left="3727" w:hanging="851"/>
      </w:pPr>
      <w:rPr>
        <w:rFonts w:hint="default"/>
      </w:rPr>
    </w:lvl>
    <w:lvl w:ilvl="4">
      <w:start w:val="1"/>
      <w:numFmt w:val="bullet"/>
      <w:lvlText w:val="•"/>
      <w:lvlJc w:val="left"/>
      <w:pPr>
        <w:ind w:left="4649" w:hanging="851"/>
      </w:pPr>
      <w:rPr>
        <w:rFonts w:hint="default"/>
      </w:rPr>
    </w:lvl>
    <w:lvl w:ilvl="5">
      <w:start w:val="1"/>
      <w:numFmt w:val="bullet"/>
      <w:lvlText w:val="•"/>
      <w:lvlJc w:val="left"/>
      <w:pPr>
        <w:ind w:left="5572" w:hanging="851"/>
      </w:pPr>
      <w:rPr>
        <w:rFonts w:hint="default"/>
      </w:rPr>
    </w:lvl>
    <w:lvl w:ilvl="6">
      <w:start w:val="1"/>
      <w:numFmt w:val="bullet"/>
      <w:lvlText w:val="•"/>
      <w:lvlJc w:val="left"/>
      <w:pPr>
        <w:ind w:left="6494" w:hanging="851"/>
      </w:pPr>
      <w:rPr>
        <w:rFonts w:hint="default"/>
      </w:rPr>
    </w:lvl>
    <w:lvl w:ilvl="7">
      <w:start w:val="1"/>
      <w:numFmt w:val="bullet"/>
      <w:lvlText w:val="•"/>
      <w:lvlJc w:val="left"/>
      <w:pPr>
        <w:ind w:left="7416" w:hanging="851"/>
      </w:pPr>
      <w:rPr>
        <w:rFonts w:hint="default"/>
      </w:rPr>
    </w:lvl>
    <w:lvl w:ilvl="8">
      <w:start w:val="1"/>
      <w:numFmt w:val="bullet"/>
      <w:lvlText w:val="•"/>
      <w:lvlJc w:val="left"/>
      <w:pPr>
        <w:ind w:left="8339" w:hanging="851"/>
      </w:pPr>
      <w:rPr>
        <w:rFonts w:hint="default"/>
      </w:rPr>
    </w:lvl>
  </w:abstractNum>
  <w:num w:numId="1">
    <w:abstractNumId w:val="3"/>
  </w:num>
  <w:num w:numId="2">
    <w:abstractNumId w:val="2"/>
  </w:num>
  <w:num w:numId="3">
    <w:abstractNumId w:val="4"/>
  </w:num>
  <w:num w:numId="4">
    <w:abstractNumId w:val="6"/>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0"/>
  </w:num>
  <w:num w:numId="27">
    <w:abstractNumId w:val="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ception [2]">
    <w15:presenceInfo w15:providerId="None" w15:userId="Reception"/>
  </w15:person>
  <w15:person w15:author="Reception">
    <w15:presenceInfo w15:providerId="AD" w15:userId="S::reception@ethoseng.ie::6e122897-f66e-4d65-9a6d-07eb9d5fcaa9"/>
  </w15:person>
  <w15:person w15:author="Nico Brits">
    <w15:presenceInfo w15:providerId="AD" w15:userId="S::nicobrits@ethoseng.ie::7acc9ff7-eace-4e2a-b278-c8210c036a15"/>
  </w15:person>
  <w15:person w15:author="Mark West">
    <w15:presenceInfo w15:providerId="AD" w15:userId="S::markwest@ethoseng.ie::8638012e-7250-4084-b708-dd32958a5f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CD4"/>
    <w:rsid w:val="00002178"/>
    <w:rsid w:val="0001006C"/>
    <w:rsid w:val="00014BAC"/>
    <w:rsid w:val="00026AB9"/>
    <w:rsid w:val="00026DD1"/>
    <w:rsid w:val="0003050D"/>
    <w:rsid w:val="00034F1D"/>
    <w:rsid w:val="00044465"/>
    <w:rsid w:val="00050F59"/>
    <w:rsid w:val="000528F7"/>
    <w:rsid w:val="00054D32"/>
    <w:rsid w:val="00057090"/>
    <w:rsid w:val="00057E88"/>
    <w:rsid w:val="000670E7"/>
    <w:rsid w:val="000B33A5"/>
    <w:rsid w:val="000B5BC3"/>
    <w:rsid w:val="00104E61"/>
    <w:rsid w:val="0011115E"/>
    <w:rsid w:val="00123631"/>
    <w:rsid w:val="00127BF0"/>
    <w:rsid w:val="001712FC"/>
    <w:rsid w:val="001747FB"/>
    <w:rsid w:val="001B2FDE"/>
    <w:rsid w:val="001D1FEB"/>
    <w:rsid w:val="001D4155"/>
    <w:rsid w:val="001E2789"/>
    <w:rsid w:val="001E4EEB"/>
    <w:rsid w:val="001F03BE"/>
    <w:rsid w:val="001F05C9"/>
    <w:rsid w:val="001F1018"/>
    <w:rsid w:val="0020735A"/>
    <w:rsid w:val="00210B58"/>
    <w:rsid w:val="002168B6"/>
    <w:rsid w:val="0021720A"/>
    <w:rsid w:val="00220D03"/>
    <w:rsid w:val="00221426"/>
    <w:rsid w:val="00241C4D"/>
    <w:rsid w:val="00251EFC"/>
    <w:rsid w:val="00260CD6"/>
    <w:rsid w:val="00275120"/>
    <w:rsid w:val="002956FF"/>
    <w:rsid w:val="00297AE6"/>
    <w:rsid w:val="002A248A"/>
    <w:rsid w:val="002A7176"/>
    <w:rsid w:val="002B1FBB"/>
    <w:rsid w:val="002B7F73"/>
    <w:rsid w:val="002E0A45"/>
    <w:rsid w:val="002E5BED"/>
    <w:rsid w:val="00301066"/>
    <w:rsid w:val="003022A5"/>
    <w:rsid w:val="00302CAF"/>
    <w:rsid w:val="00311966"/>
    <w:rsid w:val="003121B4"/>
    <w:rsid w:val="00324A01"/>
    <w:rsid w:val="00324A2C"/>
    <w:rsid w:val="00327B34"/>
    <w:rsid w:val="003336B5"/>
    <w:rsid w:val="003416F3"/>
    <w:rsid w:val="00352845"/>
    <w:rsid w:val="00354B12"/>
    <w:rsid w:val="00374E07"/>
    <w:rsid w:val="003936D1"/>
    <w:rsid w:val="003A214E"/>
    <w:rsid w:val="003A683C"/>
    <w:rsid w:val="003B0B54"/>
    <w:rsid w:val="003B0BD0"/>
    <w:rsid w:val="003B0EC8"/>
    <w:rsid w:val="003B16C0"/>
    <w:rsid w:val="003C15A4"/>
    <w:rsid w:val="003C4109"/>
    <w:rsid w:val="003C5212"/>
    <w:rsid w:val="003D2954"/>
    <w:rsid w:val="003D7E0A"/>
    <w:rsid w:val="003E5F1D"/>
    <w:rsid w:val="003E7B52"/>
    <w:rsid w:val="003F1EF9"/>
    <w:rsid w:val="003F7447"/>
    <w:rsid w:val="004260A1"/>
    <w:rsid w:val="00433324"/>
    <w:rsid w:val="00433CD4"/>
    <w:rsid w:val="004538B6"/>
    <w:rsid w:val="00456BC4"/>
    <w:rsid w:val="00464DCD"/>
    <w:rsid w:val="00487B80"/>
    <w:rsid w:val="004E230D"/>
    <w:rsid w:val="004F7C37"/>
    <w:rsid w:val="00532265"/>
    <w:rsid w:val="00537BCC"/>
    <w:rsid w:val="00537C14"/>
    <w:rsid w:val="005460F0"/>
    <w:rsid w:val="005509B9"/>
    <w:rsid w:val="00553850"/>
    <w:rsid w:val="005558BF"/>
    <w:rsid w:val="00555C3E"/>
    <w:rsid w:val="00556DC8"/>
    <w:rsid w:val="00557649"/>
    <w:rsid w:val="005728C3"/>
    <w:rsid w:val="00572A34"/>
    <w:rsid w:val="00575354"/>
    <w:rsid w:val="00586507"/>
    <w:rsid w:val="0059449B"/>
    <w:rsid w:val="005A4943"/>
    <w:rsid w:val="005A55C0"/>
    <w:rsid w:val="005D2721"/>
    <w:rsid w:val="00625233"/>
    <w:rsid w:val="00630F42"/>
    <w:rsid w:val="006324D6"/>
    <w:rsid w:val="006353EE"/>
    <w:rsid w:val="00685A9D"/>
    <w:rsid w:val="00690043"/>
    <w:rsid w:val="006B208C"/>
    <w:rsid w:val="006B3EDB"/>
    <w:rsid w:val="006D1D23"/>
    <w:rsid w:val="006D56E0"/>
    <w:rsid w:val="006D6AAE"/>
    <w:rsid w:val="006F53B8"/>
    <w:rsid w:val="00710C5F"/>
    <w:rsid w:val="0071329E"/>
    <w:rsid w:val="007260D8"/>
    <w:rsid w:val="00744F5B"/>
    <w:rsid w:val="00760413"/>
    <w:rsid w:val="0077498D"/>
    <w:rsid w:val="007754BC"/>
    <w:rsid w:val="00785861"/>
    <w:rsid w:val="007940DE"/>
    <w:rsid w:val="00795869"/>
    <w:rsid w:val="007A550C"/>
    <w:rsid w:val="007B0E04"/>
    <w:rsid w:val="007B1567"/>
    <w:rsid w:val="007C3F35"/>
    <w:rsid w:val="007C48D0"/>
    <w:rsid w:val="007D28CC"/>
    <w:rsid w:val="007E35B0"/>
    <w:rsid w:val="007F1CD6"/>
    <w:rsid w:val="007F28DE"/>
    <w:rsid w:val="007F3F5E"/>
    <w:rsid w:val="00813F30"/>
    <w:rsid w:val="00822AFE"/>
    <w:rsid w:val="00825D06"/>
    <w:rsid w:val="00830EAC"/>
    <w:rsid w:val="00845568"/>
    <w:rsid w:val="00850131"/>
    <w:rsid w:val="00853851"/>
    <w:rsid w:val="008616A9"/>
    <w:rsid w:val="008739F6"/>
    <w:rsid w:val="008758B9"/>
    <w:rsid w:val="008853C0"/>
    <w:rsid w:val="0089013D"/>
    <w:rsid w:val="008A3EC3"/>
    <w:rsid w:val="008B1B49"/>
    <w:rsid w:val="008B2057"/>
    <w:rsid w:val="008B4168"/>
    <w:rsid w:val="008C58C1"/>
    <w:rsid w:val="008C6E84"/>
    <w:rsid w:val="008D04AF"/>
    <w:rsid w:val="008E2BAA"/>
    <w:rsid w:val="008E5406"/>
    <w:rsid w:val="008E555F"/>
    <w:rsid w:val="008F22A7"/>
    <w:rsid w:val="00911969"/>
    <w:rsid w:val="00913182"/>
    <w:rsid w:val="00916730"/>
    <w:rsid w:val="00920AAB"/>
    <w:rsid w:val="009240A4"/>
    <w:rsid w:val="00952373"/>
    <w:rsid w:val="0095782B"/>
    <w:rsid w:val="009637A6"/>
    <w:rsid w:val="009654F7"/>
    <w:rsid w:val="0097116C"/>
    <w:rsid w:val="009A1BF6"/>
    <w:rsid w:val="009E7612"/>
    <w:rsid w:val="00A04DC4"/>
    <w:rsid w:val="00A07FCF"/>
    <w:rsid w:val="00A17680"/>
    <w:rsid w:val="00A713AE"/>
    <w:rsid w:val="00A717B8"/>
    <w:rsid w:val="00A907D6"/>
    <w:rsid w:val="00AB51C8"/>
    <w:rsid w:val="00AC45D3"/>
    <w:rsid w:val="00AF4EEF"/>
    <w:rsid w:val="00B228A2"/>
    <w:rsid w:val="00B4026C"/>
    <w:rsid w:val="00B41B42"/>
    <w:rsid w:val="00B6137A"/>
    <w:rsid w:val="00B64C4A"/>
    <w:rsid w:val="00B73D33"/>
    <w:rsid w:val="00B76970"/>
    <w:rsid w:val="00B96172"/>
    <w:rsid w:val="00BA1C56"/>
    <w:rsid w:val="00BA459A"/>
    <w:rsid w:val="00BB5988"/>
    <w:rsid w:val="00BB7622"/>
    <w:rsid w:val="00BC1AD6"/>
    <w:rsid w:val="00BD0083"/>
    <w:rsid w:val="00BD0A16"/>
    <w:rsid w:val="00BD75F7"/>
    <w:rsid w:val="00BE2948"/>
    <w:rsid w:val="00BF3555"/>
    <w:rsid w:val="00BF57A4"/>
    <w:rsid w:val="00C0497E"/>
    <w:rsid w:val="00C15FF2"/>
    <w:rsid w:val="00C16359"/>
    <w:rsid w:val="00C24274"/>
    <w:rsid w:val="00C24BCF"/>
    <w:rsid w:val="00C32D13"/>
    <w:rsid w:val="00C3517A"/>
    <w:rsid w:val="00C36670"/>
    <w:rsid w:val="00C40B7E"/>
    <w:rsid w:val="00C464C7"/>
    <w:rsid w:val="00C529F3"/>
    <w:rsid w:val="00C579C6"/>
    <w:rsid w:val="00C6204E"/>
    <w:rsid w:val="00C75AC8"/>
    <w:rsid w:val="00C84134"/>
    <w:rsid w:val="00C90F84"/>
    <w:rsid w:val="00C93C26"/>
    <w:rsid w:val="00C97545"/>
    <w:rsid w:val="00CA1CA8"/>
    <w:rsid w:val="00CA4E39"/>
    <w:rsid w:val="00CE0EF8"/>
    <w:rsid w:val="00CE5929"/>
    <w:rsid w:val="00D02695"/>
    <w:rsid w:val="00D2433A"/>
    <w:rsid w:val="00D340E3"/>
    <w:rsid w:val="00D50236"/>
    <w:rsid w:val="00D52E54"/>
    <w:rsid w:val="00D6648F"/>
    <w:rsid w:val="00D83301"/>
    <w:rsid w:val="00D841A0"/>
    <w:rsid w:val="00DA4ED8"/>
    <w:rsid w:val="00DC74AC"/>
    <w:rsid w:val="00DD6872"/>
    <w:rsid w:val="00DE4B7D"/>
    <w:rsid w:val="00DE68A9"/>
    <w:rsid w:val="00E016C9"/>
    <w:rsid w:val="00E02E08"/>
    <w:rsid w:val="00E034F8"/>
    <w:rsid w:val="00E07609"/>
    <w:rsid w:val="00E159C6"/>
    <w:rsid w:val="00E16147"/>
    <w:rsid w:val="00E1756A"/>
    <w:rsid w:val="00E17C46"/>
    <w:rsid w:val="00E20DB0"/>
    <w:rsid w:val="00E35872"/>
    <w:rsid w:val="00E44B41"/>
    <w:rsid w:val="00E65A7F"/>
    <w:rsid w:val="00E71820"/>
    <w:rsid w:val="00E76947"/>
    <w:rsid w:val="00E80413"/>
    <w:rsid w:val="00E87E73"/>
    <w:rsid w:val="00E95D63"/>
    <w:rsid w:val="00EB28FF"/>
    <w:rsid w:val="00EB7C3A"/>
    <w:rsid w:val="00ED48BC"/>
    <w:rsid w:val="00ED4AE1"/>
    <w:rsid w:val="00ED6430"/>
    <w:rsid w:val="00EF743C"/>
    <w:rsid w:val="00F02344"/>
    <w:rsid w:val="00F04712"/>
    <w:rsid w:val="00F05A5A"/>
    <w:rsid w:val="00F23506"/>
    <w:rsid w:val="00F61DF9"/>
    <w:rsid w:val="00F64713"/>
    <w:rsid w:val="00F74F18"/>
    <w:rsid w:val="00F7501A"/>
    <w:rsid w:val="00F827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A24E7E5"/>
  <w15:docId w15:val="{CB02A47B-8D41-470D-B56C-CBCEDB2BF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AAE"/>
    <w:pPr>
      <w:spacing w:after="240" w:line="276" w:lineRule="auto"/>
      <w:jc w:val="both"/>
    </w:pPr>
    <w:rPr>
      <w:rFonts w:ascii="Verdana" w:hAnsi="Verdana"/>
      <w:sz w:val="18"/>
    </w:rPr>
  </w:style>
  <w:style w:type="paragraph" w:styleId="Heading1">
    <w:name w:val="heading 1"/>
    <w:basedOn w:val="Normal"/>
    <w:next w:val="Normal"/>
    <w:link w:val="Heading1Char"/>
    <w:uiPriority w:val="9"/>
    <w:qFormat/>
    <w:rsid w:val="00EB7C3A"/>
    <w:pPr>
      <w:keepNext/>
      <w:keepLines/>
      <w:numPr>
        <w:numId w:val="3"/>
      </w:numPr>
      <w:tabs>
        <w:tab w:val="left" w:pos="851"/>
      </w:tabs>
      <w:spacing w:before="240"/>
      <w:jc w:val="left"/>
      <w:outlineLvl w:val="0"/>
    </w:pPr>
    <w:rPr>
      <w:rFonts w:eastAsiaTheme="majorEastAsia" w:cstheme="majorBidi"/>
      <w:color w:val="104533"/>
      <w:sz w:val="32"/>
      <w:szCs w:val="32"/>
    </w:rPr>
  </w:style>
  <w:style w:type="paragraph" w:styleId="Heading2">
    <w:name w:val="heading 2"/>
    <w:basedOn w:val="Normal"/>
    <w:next w:val="Normal"/>
    <w:link w:val="Heading2Char"/>
    <w:uiPriority w:val="9"/>
    <w:unhideWhenUsed/>
    <w:qFormat/>
    <w:rsid w:val="00EB7C3A"/>
    <w:pPr>
      <w:keepNext/>
      <w:keepLines/>
      <w:numPr>
        <w:ilvl w:val="1"/>
        <w:numId w:val="3"/>
      </w:numPr>
      <w:tabs>
        <w:tab w:val="left" w:pos="851"/>
      </w:tabs>
      <w:spacing w:before="120" w:after="120"/>
      <w:outlineLvl w:val="1"/>
    </w:pPr>
    <w:rPr>
      <w:rFonts w:eastAsiaTheme="majorEastAsia" w:cstheme="majorBidi"/>
      <w:color w:val="008000"/>
      <w:sz w:val="28"/>
      <w:szCs w:val="26"/>
    </w:rPr>
  </w:style>
  <w:style w:type="paragraph" w:styleId="Heading3">
    <w:name w:val="heading 3"/>
    <w:basedOn w:val="Normal"/>
    <w:next w:val="Normal"/>
    <w:link w:val="Heading3Char"/>
    <w:uiPriority w:val="9"/>
    <w:unhideWhenUsed/>
    <w:qFormat/>
    <w:rsid w:val="00EB7C3A"/>
    <w:pPr>
      <w:keepNext/>
      <w:keepLines/>
      <w:numPr>
        <w:ilvl w:val="2"/>
        <w:numId w:val="3"/>
      </w:numPr>
      <w:tabs>
        <w:tab w:val="left" w:pos="851"/>
      </w:tabs>
      <w:spacing w:before="40" w:after="0"/>
      <w:outlineLvl w:val="2"/>
    </w:pPr>
    <w:rPr>
      <w:rFonts w:eastAsiaTheme="majorEastAsia" w:cstheme="majorBidi"/>
      <w:color w:val="008000"/>
      <w:sz w:val="24"/>
      <w:szCs w:val="24"/>
    </w:rPr>
  </w:style>
  <w:style w:type="paragraph" w:styleId="Heading4">
    <w:name w:val="heading 4"/>
    <w:basedOn w:val="Normal"/>
    <w:next w:val="Normal"/>
    <w:link w:val="Heading4Char"/>
    <w:uiPriority w:val="9"/>
    <w:unhideWhenUsed/>
    <w:qFormat/>
    <w:rsid w:val="00E71820"/>
    <w:pPr>
      <w:keepNext/>
      <w:keepLines/>
      <w:spacing w:before="40" w:after="0"/>
      <w:outlineLvl w:val="3"/>
    </w:pPr>
    <w:rPr>
      <w:rFonts w:eastAsiaTheme="majorEastAsia" w:cstheme="majorBidi"/>
      <w:b/>
      <w:iCs/>
      <w:color w:val="000000" w:themeColor="text1"/>
      <w:sz w:val="20"/>
    </w:rPr>
  </w:style>
  <w:style w:type="paragraph" w:styleId="Heading5">
    <w:name w:val="heading 5"/>
    <w:aliases w:val="Appendix"/>
    <w:basedOn w:val="Normal"/>
    <w:next w:val="Normal"/>
    <w:link w:val="Heading5Char"/>
    <w:uiPriority w:val="9"/>
    <w:unhideWhenUsed/>
    <w:qFormat/>
    <w:rsid w:val="00572A34"/>
    <w:pPr>
      <w:keepNext/>
      <w:keepLines/>
      <w:spacing w:before="240"/>
      <w:outlineLvl w:val="4"/>
    </w:pPr>
    <w:rPr>
      <w:rFonts w:asciiTheme="majorHAnsi" w:eastAsiaTheme="majorEastAsia" w:hAnsiTheme="majorHAnsi" w:cstheme="majorBidi"/>
      <w:color w:val="104533" w:themeColor="text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C3A"/>
    <w:rPr>
      <w:rFonts w:ascii="Verdana" w:eastAsiaTheme="majorEastAsia" w:hAnsi="Verdana" w:cstheme="majorBidi"/>
      <w:color w:val="104533"/>
      <w:sz w:val="32"/>
      <w:szCs w:val="32"/>
    </w:rPr>
  </w:style>
  <w:style w:type="character" w:customStyle="1" w:styleId="Heading2Char">
    <w:name w:val="Heading 2 Char"/>
    <w:basedOn w:val="DefaultParagraphFont"/>
    <w:link w:val="Heading2"/>
    <w:uiPriority w:val="9"/>
    <w:rsid w:val="00EB7C3A"/>
    <w:rPr>
      <w:rFonts w:ascii="Verdana" w:eastAsiaTheme="majorEastAsia" w:hAnsi="Verdana" w:cstheme="majorBidi"/>
      <w:color w:val="008000"/>
      <w:sz w:val="28"/>
      <w:szCs w:val="26"/>
    </w:rPr>
  </w:style>
  <w:style w:type="paragraph" w:styleId="NoSpacing">
    <w:name w:val="No Spacing"/>
    <w:uiPriority w:val="1"/>
    <w:qFormat/>
    <w:rsid w:val="00553850"/>
    <w:pPr>
      <w:spacing w:after="0" w:line="240" w:lineRule="auto"/>
    </w:pPr>
    <w:rPr>
      <w:rFonts w:ascii="Tahoma" w:hAnsi="Tahoma"/>
      <w:sz w:val="20"/>
    </w:rPr>
  </w:style>
  <w:style w:type="paragraph" w:styleId="Title">
    <w:name w:val="Title"/>
    <w:basedOn w:val="Normal"/>
    <w:next w:val="Normal"/>
    <w:link w:val="TitleChar"/>
    <w:uiPriority w:val="10"/>
    <w:qFormat/>
    <w:rsid w:val="00123631"/>
    <w:pPr>
      <w:spacing w:before="120" w:after="120" w:line="240" w:lineRule="auto"/>
      <w:contextualSpacing/>
      <w:jc w:val="left"/>
    </w:pPr>
    <w:rPr>
      <w:rFonts w:eastAsiaTheme="majorEastAsia" w:cstheme="majorBidi"/>
      <w:color w:val="104533"/>
      <w:spacing w:val="-10"/>
      <w:kern w:val="28"/>
      <w:sz w:val="48"/>
      <w:szCs w:val="56"/>
    </w:rPr>
  </w:style>
  <w:style w:type="character" w:customStyle="1" w:styleId="TitleChar">
    <w:name w:val="Title Char"/>
    <w:basedOn w:val="DefaultParagraphFont"/>
    <w:link w:val="Title"/>
    <w:uiPriority w:val="10"/>
    <w:rsid w:val="00123631"/>
    <w:rPr>
      <w:rFonts w:ascii="Verdana" w:eastAsiaTheme="majorEastAsia" w:hAnsi="Verdana" w:cstheme="majorBidi"/>
      <w:color w:val="104533"/>
      <w:spacing w:val="-10"/>
      <w:kern w:val="28"/>
      <w:sz w:val="48"/>
      <w:szCs w:val="56"/>
    </w:rPr>
  </w:style>
  <w:style w:type="character" w:styleId="Hyperlink">
    <w:name w:val="Hyperlink"/>
    <w:basedOn w:val="DefaultParagraphFont"/>
    <w:uiPriority w:val="99"/>
    <w:unhideWhenUsed/>
    <w:rsid w:val="00556DC8"/>
    <w:rPr>
      <w:color w:val="99CA3C" w:themeColor="hyperlink"/>
      <w:u w:val="single"/>
    </w:rPr>
  </w:style>
  <w:style w:type="paragraph" w:styleId="Header">
    <w:name w:val="header"/>
    <w:basedOn w:val="Normal"/>
    <w:link w:val="HeaderChar"/>
    <w:uiPriority w:val="99"/>
    <w:unhideWhenUsed/>
    <w:qFormat/>
    <w:rsid w:val="00BF3555"/>
    <w:pPr>
      <w:tabs>
        <w:tab w:val="center" w:pos="4513"/>
        <w:tab w:val="right" w:pos="9026"/>
      </w:tabs>
      <w:spacing w:after="0" w:line="240" w:lineRule="auto"/>
      <w:jc w:val="right"/>
    </w:pPr>
    <w:rPr>
      <w:i/>
      <w:color w:val="BFBFBF" w:themeColor="background1" w:themeShade="BF"/>
      <w:sz w:val="16"/>
      <w:szCs w:val="16"/>
    </w:rPr>
  </w:style>
  <w:style w:type="character" w:customStyle="1" w:styleId="HeaderChar">
    <w:name w:val="Header Char"/>
    <w:basedOn w:val="DefaultParagraphFont"/>
    <w:link w:val="Header"/>
    <w:uiPriority w:val="99"/>
    <w:rsid w:val="00BF3555"/>
    <w:rPr>
      <w:rFonts w:ascii="Verdana" w:hAnsi="Verdana"/>
      <w:i/>
      <w:color w:val="BFBFBF" w:themeColor="background1" w:themeShade="BF"/>
      <w:sz w:val="16"/>
      <w:szCs w:val="16"/>
    </w:rPr>
  </w:style>
  <w:style w:type="paragraph" w:styleId="Footer">
    <w:name w:val="footer"/>
    <w:basedOn w:val="Normal"/>
    <w:link w:val="FooterChar"/>
    <w:uiPriority w:val="99"/>
    <w:unhideWhenUsed/>
    <w:qFormat/>
    <w:rsid w:val="00BF3555"/>
    <w:pPr>
      <w:pBdr>
        <w:top w:val="single" w:sz="4" w:space="1" w:color="D6D4D4"/>
      </w:pBdr>
      <w:tabs>
        <w:tab w:val="center" w:pos="4513"/>
        <w:tab w:val="right" w:pos="9356"/>
      </w:tabs>
      <w:spacing w:after="0" w:line="240" w:lineRule="auto"/>
    </w:pPr>
    <w:rPr>
      <w:color w:val="104533"/>
      <w:sz w:val="16"/>
      <w:szCs w:val="16"/>
    </w:rPr>
  </w:style>
  <w:style w:type="character" w:customStyle="1" w:styleId="FooterChar">
    <w:name w:val="Footer Char"/>
    <w:basedOn w:val="DefaultParagraphFont"/>
    <w:link w:val="Footer"/>
    <w:uiPriority w:val="99"/>
    <w:rsid w:val="00BF3555"/>
    <w:rPr>
      <w:rFonts w:ascii="Verdana" w:hAnsi="Verdana"/>
      <w:color w:val="104533"/>
      <w:sz w:val="16"/>
      <w:szCs w:val="16"/>
    </w:rPr>
  </w:style>
  <w:style w:type="paragraph" w:styleId="BalloonText">
    <w:name w:val="Balloon Text"/>
    <w:basedOn w:val="Normal"/>
    <w:link w:val="BalloonTextChar"/>
    <w:uiPriority w:val="99"/>
    <w:semiHidden/>
    <w:unhideWhenUsed/>
    <w:rsid w:val="0001006C"/>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01006C"/>
    <w:rPr>
      <w:rFonts w:ascii="Segoe UI" w:hAnsi="Segoe UI" w:cs="Segoe UI"/>
      <w:sz w:val="18"/>
      <w:szCs w:val="18"/>
    </w:rPr>
  </w:style>
  <w:style w:type="paragraph" w:styleId="ListParagraph">
    <w:name w:val="List Paragraph"/>
    <w:basedOn w:val="Normal"/>
    <w:link w:val="ListParagraphChar"/>
    <w:uiPriority w:val="1"/>
    <w:qFormat/>
    <w:rsid w:val="008C6E84"/>
    <w:pPr>
      <w:ind w:left="720"/>
      <w:contextualSpacing/>
    </w:pPr>
  </w:style>
  <w:style w:type="character" w:customStyle="1" w:styleId="Heading3Char">
    <w:name w:val="Heading 3 Char"/>
    <w:basedOn w:val="DefaultParagraphFont"/>
    <w:link w:val="Heading3"/>
    <w:uiPriority w:val="9"/>
    <w:rsid w:val="00EB7C3A"/>
    <w:rPr>
      <w:rFonts w:ascii="Verdana" w:eastAsiaTheme="majorEastAsia" w:hAnsi="Verdana" w:cstheme="majorBidi"/>
      <w:color w:val="008000"/>
      <w:sz w:val="24"/>
      <w:szCs w:val="24"/>
    </w:rPr>
  </w:style>
  <w:style w:type="paragraph" w:customStyle="1" w:styleId="Default">
    <w:name w:val="Default"/>
    <w:rsid w:val="008C58C1"/>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8853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34F1D"/>
    <w:pPr>
      <w:spacing w:before="100" w:beforeAutospacing="1" w:after="100" w:afterAutospacing="1" w:line="240" w:lineRule="auto"/>
      <w:jc w:val="left"/>
    </w:pPr>
    <w:rPr>
      <w:rFonts w:ascii="Times New Roman" w:eastAsia="Times New Roman" w:hAnsi="Times New Roman" w:cs="Times New Roman"/>
      <w:sz w:val="24"/>
      <w:szCs w:val="24"/>
      <w:lang w:eastAsia="en-IE"/>
    </w:rPr>
  </w:style>
  <w:style w:type="character" w:customStyle="1" w:styleId="InitialStyle">
    <w:name w:val="InitialStyle"/>
    <w:rsid w:val="002B1FBB"/>
    <w:rPr>
      <w:rFonts w:ascii="Courier New" w:hAnsi="Courier New" w:cs="Courier New" w:hint="default"/>
      <w:color w:val="auto"/>
      <w:spacing w:val="0"/>
      <w:sz w:val="24"/>
    </w:rPr>
  </w:style>
  <w:style w:type="character" w:customStyle="1" w:styleId="Heading4Char">
    <w:name w:val="Heading 4 Char"/>
    <w:basedOn w:val="DefaultParagraphFont"/>
    <w:link w:val="Heading4"/>
    <w:uiPriority w:val="9"/>
    <w:rsid w:val="00E71820"/>
    <w:rPr>
      <w:rFonts w:ascii="Verdana" w:eastAsiaTheme="majorEastAsia" w:hAnsi="Verdana" w:cstheme="majorBidi"/>
      <w:b/>
      <w:iCs/>
      <w:color w:val="000000" w:themeColor="text1"/>
      <w:sz w:val="20"/>
    </w:rPr>
  </w:style>
  <w:style w:type="paragraph" w:customStyle="1" w:styleId="Bullets1">
    <w:name w:val="Bullets 1"/>
    <w:basedOn w:val="ListParagraph"/>
    <w:link w:val="Bullets1Char"/>
    <w:qFormat/>
    <w:rsid w:val="00221426"/>
    <w:pPr>
      <w:numPr>
        <w:numId w:val="1"/>
      </w:numPr>
    </w:pPr>
  </w:style>
  <w:style w:type="paragraph" w:customStyle="1" w:styleId="Bullets2">
    <w:name w:val="Bullets 2"/>
    <w:basedOn w:val="Bullets1"/>
    <w:link w:val="Bullets2Char"/>
    <w:qFormat/>
    <w:rsid w:val="00221426"/>
    <w:pPr>
      <w:numPr>
        <w:numId w:val="2"/>
      </w:numPr>
    </w:pPr>
  </w:style>
  <w:style w:type="character" w:customStyle="1" w:styleId="ListParagraphChar">
    <w:name w:val="List Paragraph Char"/>
    <w:basedOn w:val="DefaultParagraphFont"/>
    <w:link w:val="ListParagraph"/>
    <w:uiPriority w:val="1"/>
    <w:rsid w:val="00221426"/>
    <w:rPr>
      <w:rFonts w:ascii="Verdana" w:hAnsi="Verdana"/>
      <w:sz w:val="18"/>
    </w:rPr>
  </w:style>
  <w:style w:type="character" w:customStyle="1" w:styleId="Bullets1Char">
    <w:name w:val="Bullets 1 Char"/>
    <w:basedOn w:val="ListParagraphChar"/>
    <w:link w:val="Bullets1"/>
    <w:rsid w:val="00221426"/>
    <w:rPr>
      <w:rFonts w:ascii="Verdana" w:hAnsi="Verdana"/>
      <w:sz w:val="18"/>
    </w:rPr>
  </w:style>
  <w:style w:type="paragraph" w:customStyle="1" w:styleId="TableText">
    <w:name w:val="Table Text"/>
    <w:basedOn w:val="Normal"/>
    <w:link w:val="TableTextChar"/>
    <w:qFormat/>
    <w:rsid w:val="00221426"/>
    <w:pPr>
      <w:spacing w:before="60" w:after="60"/>
      <w:jc w:val="left"/>
    </w:pPr>
    <w:rPr>
      <w:sz w:val="16"/>
    </w:rPr>
  </w:style>
  <w:style w:type="character" w:customStyle="1" w:styleId="Bullets2Char">
    <w:name w:val="Bullets 2 Char"/>
    <w:basedOn w:val="Bullets1Char"/>
    <w:link w:val="Bullets2"/>
    <w:rsid w:val="00221426"/>
    <w:rPr>
      <w:rFonts w:ascii="Verdana" w:hAnsi="Verdana"/>
      <w:sz w:val="18"/>
    </w:rPr>
  </w:style>
  <w:style w:type="character" w:customStyle="1" w:styleId="TableTextChar">
    <w:name w:val="Table Text Char"/>
    <w:basedOn w:val="DefaultParagraphFont"/>
    <w:link w:val="TableText"/>
    <w:rsid w:val="00221426"/>
    <w:rPr>
      <w:rFonts w:ascii="Verdana" w:hAnsi="Verdana"/>
      <w:sz w:val="16"/>
    </w:rPr>
  </w:style>
  <w:style w:type="paragraph" w:customStyle="1" w:styleId="Style1">
    <w:name w:val="Style1"/>
    <w:basedOn w:val="Title"/>
    <w:link w:val="Style1Char"/>
    <w:rsid w:val="00853851"/>
  </w:style>
  <w:style w:type="character" w:customStyle="1" w:styleId="Style1Char">
    <w:name w:val="Style1 Char"/>
    <w:basedOn w:val="TitleChar"/>
    <w:link w:val="Style1"/>
    <w:rsid w:val="00853851"/>
    <w:rPr>
      <w:rFonts w:ascii="Verdana" w:eastAsiaTheme="majorEastAsia" w:hAnsi="Verdana" w:cstheme="majorBidi"/>
      <w:color w:val="104533"/>
      <w:spacing w:val="-10"/>
      <w:kern w:val="28"/>
      <w:sz w:val="56"/>
      <w:szCs w:val="56"/>
    </w:rPr>
  </w:style>
  <w:style w:type="paragraph" w:styleId="Subtitle">
    <w:name w:val="Subtitle"/>
    <w:basedOn w:val="Normal"/>
    <w:next w:val="Normal"/>
    <w:link w:val="SubtitleChar"/>
    <w:uiPriority w:val="11"/>
    <w:qFormat/>
    <w:rsid w:val="00123631"/>
    <w:pPr>
      <w:numPr>
        <w:ilvl w:val="1"/>
      </w:numPr>
      <w:spacing w:after="160"/>
      <w:jc w:val="left"/>
    </w:pPr>
    <w:rPr>
      <w:rFonts w:asciiTheme="minorHAnsi" w:eastAsiaTheme="minorEastAsia" w:hAnsiTheme="minorHAnsi"/>
      <w:color w:val="595959" w:themeColor="text1" w:themeTint="A6"/>
      <w:spacing w:val="15"/>
      <w:sz w:val="24"/>
    </w:rPr>
  </w:style>
  <w:style w:type="character" w:customStyle="1" w:styleId="SubtitleChar">
    <w:name w:val="Subtitle Char"/>
    <w:basedOn w:val="DefaultParagraphFont"/>
    <w:link w:val="Subtitle"/>
    <w:uiPriority w:val="11"/>
    <w:rsid w:val="00123631"/>
    <w:rPr>
      <w:rFonts w:eastAsiaTheme="minorEastAsia"/>
      <w:color w:val="595959" w:themeColor="text1" w:themeTint="A6"/>
      <w:spacing w:val="15"/>
      <w:sz w:val="24"/>
    </w:rPr>
  </w:style>
  <w:style w:type="paragraph" w:styleId="TOC1">
    <w:name w:val="toc 1"/>
    <w:basedOn w:val="Normal"/>
    <w:next w:val="Normal"/>
    <w:autoRedefine/>
    <w:uiPriority w:val="39"/>
    <w:unhideWhenUsed/>
    <w:rsid w:val="00F02344"/>
    <w:pPr>
      <w:spacing w:before="60" w:after="60"/>
    </w:pPr>
    <w:rPr>
      <w:b/>
    </w:rPr>
  </w:style>
  <w:style w:type="paragraph" w:styleId="TOC2">
    <w:name w:val="toc 2"/>
    <w:basedOn w:val="Normal"/>
    <w:next w:val="Normal"/>
    <w:autoRedefine/>
    <w:uiPriority w:val="39"/>
    <w:unhideWhenUsed/>
    <w:rsid w:val="00F02344"/>
    <w:pPr>
      <w:spacing w:after="0"/>
      <w:ind w:left="181"/>
    </w:pPr>
  </w:style>
  <w:style w:type="character" w:styleId="LineNumber">
    <w:name w:val="line number"/>
    <w:basedOn w:val="DefaultParagraphFont"/>
    <w:uiPriority w:val="99"/>
    <w:semiHidden/>
    <w:unhideWhenUsed/>
    <w:rsid w:val="00F02344"/>
  </w:style>
  <w:style w:type="table" w:customStyle="1" w:styleId="TableGridLight1">
    <w:name w:val="Table Grid Light1"/>
    <w:basedOn w:val="TableNormal"/>
    <w:uiPriority w:val="40"/>
    <w:rsid w:val="00920A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20A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D6AAE"/>
    <w:pPr>
      <w:spacing w:after="120"/>
      <w:jc w:val="center"/>
    </w:pPr>
    <w:rPr>
      <w:i/>
      <w:iCs/>
      <w:color w:val="000000" w:themeColor="text1"/>
      <w:szCs w:val="18"/>
    </w:rPr>
  </w:style>
  <w:style w:type="character" w:customStyle="1" w:styleId="Heading5Char">
    <w:name w:val="Heading 5 Char"/>
    <w:aliases w:val="Appendix Char"/>
    <w:basedOn w:val="DefaultParagraphFont"/>
    <w:link w:val="Heading5"/>
    <w:uiPriority w:val="9"/>
    <w:rsid w:val="00572A34"/>
    <w:rPr>
      <w:rFonts w:asciiTheme="majorHAnsi" w:eastAsiaTheme="majorEastAsia" w:hAnsiTheme="majorHAnsi" w:cstheme="majorBidi"/>
      <w:color w:val="104533" w:themeColor="text2"/>
      <w:sz w:val="32"/>
    </w:rPr>
  </w:style>
  <w:style w:type="paragraph" w:styleId="TOCHeading">
    <w:name w:val="TOC Heading"/>
    <w:basedOn w:val="Heading1"/>
    <w:next w:val="Normal"/>
    <w:uiPriority w:val="39"/>
    <w:unhideWhenUsed/>
    <w:qFormat/>
    <w:rsid w:val="007B1567"/>
    <w:pPr>
      <w:numPr>
        <w:numId w:val="0"/>
      </w:numPr>
      <w:tabs>
        <w:tab w:val="clear" w:pos="851"/>
      </w:tabs>
      <w:spacing w:after="0" w:line="259" w:lineRule="auto"/>
      <w:outlineLvl w:val="9"/>
    </w:pPr>
    <w:rPr>
      <w:rFonts w:asciiTheme="majorHAnsi" w:hAnsiTheme="majorHAnsi"/>
      <w:color w:val="6B911C" w:themeColor="accent1" w:themeShade="BF"/>
      <w:lang w:val="en-US"/>
    </w:rPr>
  </w:style>
  <w:style w:type="paragraph" w:styleId="TOC3">
    <w:name w:val="toc 3"/>
    <w:basedOn w:val="Normal"/>
    <w:next w:val="Normal"/>
    <w:autoRedefine/>
    <w:uiPriority w:val="39"/>
    <w:unhideWhenUsed/>
    <w:rsid w:val="007B1567"/>
    <w:pPr>
      <w:spacing w:after="100"/>
      <w:ind w:left="360"/>
    </w:pPr>
  </w:style>
  <w:style w:type="paragraph" w:styleId="TOC4">
    <w:name w:val="toc 4"/>
    <w:basedOn w:val="Normal"/>
    <w:next w:val="Normal"/>
    <w:autoRedefine/>
    <w:uiPriority w:val="39"/>
    <w:unhideWhenUsed/>
    <w:rsid w:val="007B1567"/>
    <w:pPr>
      <w:spacing w:after="100" w:line="259" w:lineRule="auto"/>
      <w:ind w:left="660"/>
      <w:jc w:val="left"/>
    </w:pPr>
    <w:rPr>
      <w:rFonts w:asciiTheme="minorHAnsi" w:eastAsiaTheme="minorEastAsia" w:hAnsiTheme="minorHAnsi"/>
      <w:sz w:val="22"/>
      <w:lang w:eastAsia="en-IE"/>
    </w:rPr>
  </w:style>
  <w:style w:type="paragraph" w:styleId="TOC5">
    <w:name w:val="toc 5"/>
    <w:basedOn w:val="Normal"/>
    <w:next w:val="Normal"/>
    <w:autoRedefine/>
    <w:uiPriority w:val="39"/>
    <w:unhideWhenUsed/>
    <w:rsid w:val="007B1567"/>
    <w:pPr>
      <w:spacing w:after="100" w:line="259" w:lineRule="auto"/>
      <w:ind w:left="880"/>
      <w:jc w:val="left"/>
    </w:pPr>
    <w:rPr>
      <w:rFonts w:asciiTheme="minorHAnsi" w:eastAsiaTheme="minorEastAsia" w:hAnsiTheme="minorHAnsi"/>
      <w:sz w:val="22"/>
      <w:lang w:eastAsia="en-IE"/>
    </w:rPr>
  </w:style>
  <w:style w:type="paragraph" w:styleId="TOC6">
    <w:name w:val="toc 6"/>
    <w:basedOn w:val="Normal"/>
    <w:next w:val="Normal"/>
    <w:autoRedefine/>
    <w:uiPriority w:val="39"/>
    <w:unhideWhenUsed/>
    <w:rsid w:val="007B1567"/>
    <w:pPr>
      <w:spacing w:after="100" w:line="259" w:lineRule="auto"/>
      <w:ind w:left="1100"/>
      <w:jc w:val="left"/>
    </w:pPr>
    <w:rPr>
      <w:rFonts w:asciiTheme="minorHAnsi" w:eastAsiaTheme="minorEastAsia" w:hAnsiTheme="minorHAnsi"/>
      <w:sz w:val="22"/>
      <w:lang w:eastAsia="en-IE"/>
    </w:rPr>
  </w:style>
  <w:style w:type="paragraph" w:styleId="TOC7">
    <w:name w:val="toc 7"/>
    <w:basedOn w:val="Normal"/>
    <w:next w:val="Normal"/>
    <w:autoRedefine/>
    <w:uiPriority w:val="39"/>
    <w:unhideWhenUsed/>
    <w:rsid w:val="007B1567"/>
    <w:pPr>
      <w:spacing w:after="100" w:line="259" w:lineRule="auto"/>
      <w:ind w:left="1320"/>
      <w:jc w:val="left"/>
    </w:pPr>
    <w:rPr>
      <w:rFonts w:asciiTheme="minorHAnsi" w:eastAsiaTheme="minorEastAsia" w:hAnsiTheme="minorHAnsi"/>
      <w:sz w:val="22"/>
      <w:lang w:eastAsia="en-IE"/>
    </w:rPr>
  </w:style>
  <w:style w:type="paragraph" w:styleId="TOC8">
    <w:name w:val="toc 8"/>
    <w:basedOn w:val="Normal"/>
    <w:next w:val="Normal"/>
    <w:autoRedefine/>
    <w:uiPriority w:val="39"/>
    <w:unhideWhenUsed/>
    <w:rsid w:val="007B1567"/>
    <w:pPr>
      <w:spacing w:after="100" w:line="259" w:lineRule="auto"/>
      <w:ind w:left="1540"/>
      <w:jc w:val="left"/>
    </w:pPr>
    <w:rPr>
      <w:rFonts w:asciiTheme="minorHAnsi" w:eastAsiaTheme="minorEastAsia" w:hAnsiTheme="minorHAnsi"/>
      <w:sz w:val="22"/>
      <w:lang w:eastAsia="en-IE"/>
    </w:rPr>
  </w:style>
  <w:style w:type="paragraph" w:styleId="TOC9">
    <w:name w:val="toc 9"/>
    <w:basedOn w:val="Normal"/>
    <w:next w:val="Normal"/>
    <w:autoRedefine/>
    <w:uiPriority w:val="39"/>
    <w:unhideWhenUsed/>
    <w:rsid w:val="007B1567"/>
    <w:pPr>
      <w:spacing w:after="100" w:line="259" w:lineRule="auto"/>
      <w:ind w:left="1760"/>
      <w:jc w:val="left"/>
    </w:pPr>
    <w:rPr>
      <w:rFonts w:asciiTheme="minorHAnsi" w:eastAsiaTheme="minorEastAsia" w:hAnsiTheme="minorHAnsi"/>
      <w:sz w:val="22"/>
      <w:lang w:eastAsia="en-IE"/>
    </w:rPr>
  </w:style>
  <w:style w:type="paragraph" w:styleId="BodyText">
    <w:name w:val="Body Text"/>
    <w:basedOn w:val="Normal"/>
    <w:link w:val="BodyTextChar"/>
    <w:uiPriority w:val="1"/>
    <w:qFormat/>
    <w:rsid w:val="0077498D"/>
    <w:pPr>
      <w:widowControl w:val="0"/>
      <w:spacing w:after="0" w:line="240" w:lineRule="auto"/>
      <w:ind w:left="2261" w:hanging="720"/>
      <w:jc w:val="left"/>
    </w:pPr>
    <w:rPr>
      <w:rFonts w:ascii="Times New Roman" w:eastAsia="Times New Roman" w:hAnsi="Times New Roman"/>
      <w:sz w:val="22"/>
      <w:lang w:val="en-US"/>
    </w:rPr>
  </w:style>
  <w:style w:type="character" w:customStyle="1" w:styleId="BodyTextChar">
    <w:name w:val="Body Text Char"/>
    <w:basedOn w:val="DefaultParagraphFont"/>
    <w:link w:val="BodyText"/>
    <w:uiPriority w:val="1"/>
    <w:rsid w:val="0077498D"/>
    <w:rPr>
      <w:rFonts w:ascii="Times New Roman" w:eastAsia="Times New Roman" w:hAnsi="Times New Roman"/>
      <w:lang w:val="en-US"/>
    </w:rPr>
  </w:style>
  <w:style w:type="paragraph" w:customStyle="1" w:styleId="TableParagraph">
    <w:name w:val="Table Paragraph"/>
    <w:basedOn w:val="Normal"/>
    <w:uiPriority w:val="1"/>
    <w:qFormat/>
    <w:rsid w:val="0077498D"/>
    <w:pPr>
      <w:widowControl w:val="0"/>
      <w:spacing w:after="0" w:line="240" w:lineRule="auto"/>
      <w:jc w:val="left"/>
    </w:pPr>
    <w:rPr>
      <w:rFonts w:asciiTheme="minorHAnsi" w:hAnsiTheme="minorHAnsi"/>
      <w:sz w:val="22"/>
      <w:lang w:val="en-US"/>
    </w:rPr>
  </w:style>
  <w:style w:type="paragraph" w:styleId="Revision">
    <w:name w:val="Revision"/>
    <w:hidden/>
    <w:uiPriority w:val="99"/>
    <w:semiHidden/>
    <w:rsid w:val="007B0E04"/>
    <w:pPr>
      <w:spacing w:after="0" w:line="240" w:lineRule="auto"/>
    </w:pPr>
    <w:rPr>
      <w:rFonts w:ascii="Verdana" w:hAnsi="Verdana"/>
      <w:sz w:val="18"/>
    </w:rPr>
  </w:style>
  <w:style w:type="paragraph" w:customStyle="1" w:styleId="SPECText1">
    <w:name w:val="SPECText[1]"/>
    <w:basedOn w:val="Normal"/>
    <w:qFormat/>
    <w:rsid w:val="0071329E"/>
    <w:pPr>
      <w:keepNext/>
      <w:numPr>
        <w:numId w:val="4"/>
      </w:numPr>
      <w:spacing w:before="480" w:after="0" w:line="240" w:lineRule="auto"/>
      <w:jc w:val="left"/>
      <w:outlineLvl w:val="0"/>
    </w:pPr>
    <w:rPr>
      <w:rFonts w:ascii="Times New Roman" w:eastAsia="Times New Roman" w:hAnsi="Times New Roman" w:cs="Times New Roman"/>
      <w:snapToGrid w:val="0"/>
      <w:sz w:val="22"/>
      <w:szCs w:val="20"/>
      <w:lang w:val="en-US"/>
    </w:rPr>
  </w:style>
  <w:style w:type="paragraph" w:customStyle="1" w:styleId="SPECText2">
    <w:name w:val="SPECText[2]"/>
    <w:basedOn w:val="Normal"/>
    <w:rsid w:val="0071329E"/>
    <w:pPr>
      <w:keepNext/>
      <w:numPr>
        <w:ilvl w:val="1"/>
        <w:numId w:val="4"/>
      </w:numPr>
      <w:spacing w:before="240" w:after="0" w:line="240" w:lineRule="auto"/>
      <w:jc w:val="left"/>
      <w:outlineLvl w:val="1"/>
    </w:pPr>
    <w:rPr>
      <w:rFonts w:ascii="Times New Roman" w:eastAsia="Times New Roman" w:hAnsi="Times New Roman" w:cs="Times New Roman"/>
      <w:snapToGrid w:val="0"/>
      <w:sz w:val="22"/>
      <w:szCs w:val="20"/>
      <w:lang w:val="en-US"/>
    </w:rPr>
  </w:style>
  <w:style w:type="paragraph" w:customStyle="1" w:styleId="SPECText3">
    <w:name w:val="SPECText[3]"/>
    <w:basedOn w:val="Normal"/>
    <w:link w:val="SPECText3Char"/>
    <w:rsid w:val="0071329E"/>
    <w:pPr>
      <w:numPr>
        <w:ilvl w:val="2"/>
        <w:numId w:val="4"/>
      </w:numPr>
      <w:spacing w:before="240" w:after="0" w:line="240" w:lineRule="auto"/>
      <w:jc w:val="left"/>
      <w:outlineLvl w:val="2"/>
    </w:pPr>
    <w:rPr>
      <w:rFonts w:ascii="Times New Roman" w:eastAsia="Times New Roman" w:hAnsi="Times New Roman" w:cs="Times New Roman"/>
      <w:snapToGrid w:val="0"/>
      <w:sz w:val="22"/>
      <w:szCs w:val="20"/>
      <w:lang w:val="en-US"/>
    </w:rPr>
  </w:style>
  <w:style w:type="paragraph" w:customStyle="1" w:styleId="SPECText4">
    <w:name w:val="SPECText[4]"/>
    <w:basedOn w:val="Normal"/>
    <w:rsid w:val="0071329E"/>
    <w:pPr>
      <w:numPr>
        <w:ilvl w:val="3"/>
        <w:numId w:val="4"/>
      </w:numPr>
      <w:spacing w:after="0" w:line="240" w:lineRule="auto"/>
      <w:jc w:val="left"/>
      <w:outlineLvl w:val="3"/>
    </w:pPr>
    <w:rPr>
      <w:rFonts w:ascii="Times New Roman" w:eastAsia="Times New Roman" w:hAnsi="Times New Roman" w:cs="Times New Roman"/>
      <w:snapToGrid w:val="0"/>
      <w:sz w:val="22"/>
      <w:szCs w:val="20"/>
      <w:lang w:val="en-US"/>
    </w:rPr>
  </w:style>
  <w:style w:type="paragraph" w:customStyle="1" w:styleId="SPECText5">
    <w:name w:val="SPECText[5]"/>
    <w:basedOn w:val="Normal"/>
    <w:rsid w:val="0071329E"/>
    <w:pPr>
      <w:numPr>
        <w:ilvl w:val="4"/>
        <w:numId w:val="4"/>
      </w:numPr>
      <w:spacing w:after="0" w:line="240" w:lineRule="auto"/>
      <w:jc w:val="left"/>
      <w:outlineLvl w:val="4"/>
    </w:pPr>
    <w:rPr>
      <w:rFonts w:ascii="Times New Roman" w:eastAsia="Times New Roman" w:hAnsi="Times New Roman" w:cs="Times New Roman"/>
      <w:snapToGrid w:val="0"/>
      <w:sz w:val="22"/>
      <w:szCs w:val="20"/>
      <w:lang w:val="en-US"/>
    </w:rPr>
  </w:style>
  <w:style w:type="paragraph" w:customStyle="1" w:styleId="SPECText6">
    <w:name w:val="SPECText[6]"/>
    <w:basedOn w:val="Normal"/>
    <w:rsid w:val="0071329E"/>
    <w:pPr>
      <w:numPr>
        <w:ilvl w:val="5"/>
        <w:numId w:val="4"/>
      </w:numPr>
      <w:spacing w:after="0" w:line="240" w:lineRule="auto"/>
      <w:jc w:val="left"/>
      <w:outlineLvl w:val="5"/>
    </w:pPr>
    <w:rPr>
      <w:rFonts w:ascii="Times New Roman" w:eastAsia="Times New Roman" w:hAnsi="Times New Roman" w:cs="Times New Roman"/>
      <w:snapToGrid w:val="0"/>
      <w:sz w:val="22"/>
      <w:szCs w:val="20"/>
      <w:lang w:val="en-US"/>
    </w:rPr>
  </w:style>
  <w:style w:type="paragraph" w:customStyle="1" w:styleId="SPECText7">
    <w:name w:val="SPECText[7]"/>
    <w:basedOn w:val="Normal"/>
    <w:rsid w:val="0071329E"/>
    <w:pPr>
      <w:numPr>
        <w:ilvl w:val="6"/>
        <w:numId w:val="4"/>
      </w:numPr>
      <w:spacing w:after="0" w:line="240" w:lineRule="auto"/>
      <w:jc w:val="left"/>
      <w:outlineLvl w:val="6"/>
    </w:pPr>
    <w:rPr>
      <w:rFonts w:ascii="Times New Roman" w:eastAsia="Times New Roman" w:hAnsi="Times New Roman" w:cs="Times New Roman"/>
      <w:snapToGrid w:val="0"/>
      <w:sz w:val="22"/>
      <w:szCs w:val="20"/>
      <w:lang w:val="en-US"/>
    </w:rPr>
  </w:style>
  <w:style w:type="paragraph" w:customStyle="1" w:styleId="SPECText8">
    <w:name w:val="SPECText[8]"/>
    <w:basedOn w:val="Normal"/>
    <w:rsid w:val="0071329E"/>
    <w:pPr>
      <w:numPr>
        <w:ilvl w:val="7"/>
        <w:numId w:val="4"/>
      </w:numPr>
      <w:spacing w:after="0" w:line="240" w:lineRule="auto"/>
      <w:jc w:val="left"/>
      <w:outlineLvl w:val="7"/>
    </w:pPr>
    <w:rPr>
      <w:rFonts w:ascii="Times New Roman" w:eastAsia="Times New Roman" w:hAnsi="Times New Roman" w:cs="Times New Roman"/>
      <w:snapToGrid w:val="0"/>
      <w:sz w:val="22"/>
      <w:szCs w:val="20"/>
      <w:lang w:val="en-US"/>
    </w:rPr>
  </w:style>
  <w:style w:type="paragraph" w:customStyle="1" w:styleId="SPECText9">
    <w:name w:val="SPECText[9]"/>
    <w:basedOn w:val="Normal"/>
    <w:rsid w:val="0071329E"/>
    <w:pPr>
      <w:numPr>
        <w:ilvl w:val="8"/>
        <w:numId w:val="4"/>
      </w:numPr>
      <w:spacing w:after="0" w:line="240" w:lineRule="auto"/>
      <w:jc w:val="left"/>
      <w:outlineLvl w:val="8"/>
    </w:pPr>
    <w:rPr>
      <w:rFonts w:ascii="Times New Roman" w:eastAsia="Times New Roman" w:hAnsi="Times New Roman" w:cs="Times New Roman"/>
      <w:snapToGrid w:val="0"/>
      <w:sz w:val="22"/>
      <w:szCs w:val="20"/>
      <w:lang w:val="en-US"/>
    </w:rPr>
  </w:style>
  <w:style w:type="character" w:customStyle="1" w:styleId="SPECText3Char">
    <w:name w:val="SPECText[3] Char"/>
    <w:link w:val="SPECText3"/>
    <w:locked/>
    <w:rsid w:val="0071329E"/>
    <w:rPr>
      <w:rFonts w:ascii="Times New Roman" w:eastAsia="Times New Roman" w:hAnsi="Times New Roman" w:cs="Times New Roman"/>
      <w:snapToGrid w:val="0"/>
      <w:szCs w:val="20"/>
      <w:lang w:val="en-US"/>
    </w:rPr>
  </w:style>
  <w:style w:type="character" w:customStyle="1" w:styleId="normaltextrun">
    <w:name w:val="normaltextrun"/>
    <w:basedOn w:val="DefaultParagraphFont"/>
    <w:rsid w:val="0071329E"/>
  </w:style>
  <w:style w:type="character" w:styleId="CommentReference">
    <w:name w:val="annotation reference"/>
    <w:basedOn w:val="DefaultParagraphFont"/>
    <w:uiPriority w:val="99"/>
    <w:semiHidden/>
    <w:unhideWhenUsed/>
    <w:rsid w:val="00B6137A"/>
    <w:rPr>
      <w:sz w:val="16"/>
      <w:szCs w:val="16"/>
    </w:rPr>
  </w:style>
  <w:style w:type="paragraph" w:styleId="CommentText">
    <w:name w:val="annotation text"/>
    <w:basedOn w:val="Normal"/>
    <w:link w:val="CommentTextChar"/>
    <w:uiPriority w:val="99"/>
    <w:semiHidden/>
    <w:unhideWhenUsed/>
    <w:rsid w:val="00B6137A"/>
    <w:pPr>
      <w:spacing w:line="240" w:lineRule="auto"/>
    </w:pPr>
    <w:rPr>
      <w:sz w:val="20"/>
      <w:szCs w:val="20"/>
    </w:rPr>
  </w:style>
  <w:style w:type="character" w:customStyle="1" w:styleId="CommentTextChar">
    <w:name w:val="Comment Text Char"/>
    <w:basedOn w:val="DefaultParagraphFont"/>
    <w:link w:val="CommentText"/>
    <w:uiPriority w:val="99"/>
    <w:semiHidden/>
    <w:rsid w:val="00B6137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6137A"/>
    <w:rPr>
      <w:b/>
      <w:bCs/>
    </w:rPr>
  </w:style>
  <w:style w:type="character" w:customStyle="1" w:styleId="CommentSubjectChar">
    <w:name w:val="Comment Subject Char"/>
    <w:basedOn w:val="CommentTextChar"/>
    <w:link w:val="CommentSubject"/>
    <w:uiPriority w:val="99"/>
    <w:semiHidden/>
    <w:rsid w:val="00B6137A"/>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852941">
      <w:bodyDiv w:val="1"/>
      <w:marLeft w:val="0"/>
      <w:marRight w:val="0"/>
      <w:marTop w:val="0"/>
      <w:marBottom w:val="0"/>
      <w:divBdr>
        <w:top w:val="none" w:sz="0" w:space="0" w:color="auto"/>
        <w:left w:val="none" w:sz="0" w:space="0" w:color="auto"/>
        <w:bottom w:val="none" w:sz="0" w:space="0" w:color="auto"/>
        <w:right w:val="none" w:sz="0" w:space="0" w:color="auto"/>
      </w:divBdr>
    </w:div>
    <w:div w:id="1311979912">
      <w:bodyDiv w:val="1"/>
      <w:marLeft w:val="0"/>
      <w:marRight w:val="0"/>
      <w:marTop w:val="0"/>
      <w:marBottom w:val="0"/>
      <w:divBdr>
        <w:top w:val="none" w:sz="0" w:space="0" w:color="auto"/>
        <w:left w:val="none" w:sz="0" w:space="0" w:color="auto"/>
        <w:bottom w:val="none" w:sz="0" w:space="0" w:color="auto"/>
        <w:right w:val="none" w:sz="0" w:space="0" w:color="auto"/>
      </w:divBdr>
    </w:div>
    <w:div w:id="1312827941">
      <w:bodyDiv w:val="1"/>
      <w:marLeft w:val="0"/>
      <w:marRight w:val="0"/>
      <w:marTop w:val="0"/>
      <w:marBottom w:val="0"/>
      <w:divBdr>
        <w:top w:val="none" w:sz="0" w:space="0" w:color="auto"/>
        <w:left w:val="none" w:sz="0" w:space="0" w:color="auto"/>
        <w:bottom w:val="none" w:sz="0" w:space="0" w:color="auto"/>
        <w:right w:val="none" w:sz="0" w:space="0" w:color="auto"/>
      </w:divBdr>
    </w:div>
    <w:div w:id="1477912510">
      <w:bodyDiv w:val="1"/>
      <w:marLeft w:val="0"/>
      <w:marRight w:val="0"/>
      <w:marTop w:val="0"/>
      <w:marBottom w:val="0"/>
      <w:divBdr>
        <w:top w:val="none" w:sz="0" w:space="0" w:color="auto"/>
        <w:left w:val="none" w:sz="0" w:space="0" w:color="auto"/>
        <w:bottom w:val="none" w:sz="0" w:space="0" w:color="auto"/>
        <w:right w:val="none" w:sz="0" w:space="0" w:color="auto"/>
      </w:divBdr>
    </w:div>
    <w:div w:id="1567259623">
      <w:bodyDiv w:val="1"/>
      <w:marLeft w:val="0"/>
      <w:marRight w:val="0"/>
      <w:marTop w:val="0"/>
      <w:marBottom w:val="0"/>
      <w:divBdr>
        <w:top w:val="none" w:sz="0" w:space="0" w:color="auto"/>
        <w:left w:val="none" w:sz="0" w:space="0" w:color="auto"/>
        <w:bottom w:val="none" w:sz="0" w:space="0" w:color="auto"/>
        <w:right w:val="none" w:sz="0" w:space="0" w:color="auto"/>
      </w:divBdr>
      <w:divsChild>
        <w:div w:id="13188313">
          <w:marLeft w:val="144"/>
          <w:marRight w:val="0"/>
          <w:marTop w:val="43"/>
          <w:marBottom w:val="0"/>
          <w:divBdr>
            <w:top w:val="none" w:sz="0" w:space="0" w:color="auto"/>
            <w:left w:val="none" w:sz="0" w:space="0" w:color="auto"/>
            <w:bottom w:val="none" w:sz="0" w:space="0" w:color="auto"/>
            <w:right w:val="none" w:sz="0" w:space="0" w:color="auto"/>
          </w:divBdr>
        </w:div>
        <w:div w:id="410781208">
          <w:marLeft w:val="144"/>
          <w:marRight w:val="0"/>
          <w:marTop w:val="43"/>
          <w:marBottom w:val="0"/>
          <w:divBdr>
            <w:top w:val="none" w:sz="0" w:space="0" w:color="auto"/>
            <w:left w:val="none" w:sz="0" w:space="0" w:color="auto"/>
            <w:bottom w:val="none" w:sz="0" w:space="0" w:color="auto"/>
            <w:right w:val="none" w:sz="0" w:space="0" w:color="auto"/>
          </w:divBdr>
        </w:div>
        <w:div w:id="517280092">
          <w:marLeft w:val="144"/>
          <w:marRight w:val="0"/>
          <w:marTop w:val="43"/>
          <w:marBottom w:val="0"/>
          <w:divBdr>
            <w:top w:val="none" w:sz="0" w:space="0" w:color="auto"/>
            <w:left w:val="none" w:sz="0" w:space="0" w:color="auto"/>
            <w:bottom w:val="none" w:sz="0" w:space="0" w:color="auto"/>
            <w:right w:val="none" w:sz="0" w:space="0" w:color="auto"/>
          </w:divBdr>
        </w:div>
        <w:div w:id="837305505">
          <w:marLeft w:val="144"/>
          <w:marRight w:val="0"/>
          <w:marTop w:val="43"/>
          <w:marBottom w:val="0"/>
          <w:divBdr>
            <w:top w:val="none" w:sz="0" w:space="0" w:color="auto"/>
            <w:left w:val="none" w:sz="0" w:space="0" w:color="auto"/>
            <w:bottom w:val="none" w:sz="0" w:space="0" w:color="auto"/>
            <w:right w:val="none" w:sz="0" w:space="0" w:color="auto"/>
          </w:divBdr>
        </w:div>
      </w:divsChild>
    </w:div>
    <w:div w:id="197270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jpg"/><Relationship Id="rId26" Type="http://schemas.openxmlformats.org/officeDocument/2006/relationships/image" Target="media/image11.emf"/><Relationship Id="rId39" Type="http://schemas.openxmlformats.org/officeDocument/2006/relationships/package" Target="embeddings/Microsoft_Visio_Drawing910.vsdx"/><Relationship Id="rId21" Type="http://schemas.openxmlformats.org/officeDocument/2006/relationships/package" Target="embeddings/Microsoft_Visio_Drawing1.vsdx"/><Relationship Id="rId34" Type="http://schemas.openxmlformats.org/officeDocument/2006/relationships/image" Target="media/image15.em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emf"/><Relationship Id="rId29" Type="http://schemas.openxmlformats.org/officeDocument/2006/relationships/package" Target="embeddings/Microsoft_Visio_Drawing45.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89.vsdx"/><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12.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package" Target="embeddings/Microsoft_Visio_Drawing56.vsdx"/><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emf"/><Relationship Id="rId27" Type="http://schemas.openxmlformats.org/officeDocument/2006/relationships/package" Target="embeddings/Microsoft_Visio_Drawing34.vsdx"/><Relationship Id="rId30" Type="http://schemas.openxmlformats.org/officeDocument/2006/relationships/image" Target="media/image13.emf"/><Relationship Id="rId35" Type="http://schemas.openxmlformats.org/officeDocument/2006/relationships/package" Target="embeddings/Microsoft_Visio_Drawing78.vsdx"/><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package" Target="embeddings/Microsoft_Visio_Drawing23.vsdx"/><Relationship Id="rId33" Type="http://schemas.openxmlformats.org/officeDocument/2006/relationships/package" Target="embeddings/Microsoft_Visio_Drawing67.vsdx"/><Relationship Id="rId38" Type="http://schemas.openxmlformats.org/officeDocument/2006/relationships/image" Target="media/image17.emf"/></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04533"/>
      </a:dk2>
      <a:lt2>
        <a:srgbClr val="EBEBEB"/>
      </a:lt2>
      <a:accent1>
        <a:srgbClr val="90C226"/>
      </a:accent1>
      <a:accent2>
        <a:srgbClr val="54A021"/>
      </a:accent2>
      <a:accent3>
        <a:srgbClr val="104533"/>
      </a:accent3>
      <a:accent4>
        <a:srgbClr val="E76618"/>
      </a:accent4>
      <a:accent5>
        <a:srgbClr val="C42F1A"/>
      </a:accent5>
      <a:accent6>
        <a:srgbClr val="918655"/>
      </a:accent6>
      <a:hlink>
        <a:srgbClr val="99CA3C"/>
      </a:hlink>
      <a:folHlink>
        <a:srgbClr val="B9D181"/>
      </a:folHlink>
    </a:clrScheme>
    <a:fontScheme name="Ethos 2014">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92E80-B4AE-4E38-82E5-5C33001D5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19</Pages>
  <Words>3690</Words>
  <Characters>21036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Lund</dc:creator>
  <cp:keywords/>
  <dc:description/>
  <cp:lastModifiedBy>Nico Brits</cp:lastModifiedBy>
  <cp:revision>12</cp:revision>
  <cp:lastPrinted>2015-04-02T08:46:00Z</cp:lastPrinted>
  <dcterms:created xsi:type="dcterms:W3CDTF">2020-07-10T11:41:00Z</dcterms:created>
  <dcterms:modified xsi:type="dcterms:W3CDTF">2020-11-04T14:54:00Z</dcterms:modified>
</cp:coreProperties>
</file>